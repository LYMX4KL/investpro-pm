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56243439"/>
        <w:docPartObj>
          <w:docPartGallery w:val="Table of Contents"/>
          <w:docPartUnique/>
        </w:docPartObj>
      </w:sdtPr>
      <w:sdtEndPr/>
      <w:sdtContent>
        <w:p w:rsidR="00933EA2" w:rsidRDefault="000C0A37">
          <w:pPr>
            <w:pStyle w:val="TOCHeading"/>
          </w:pPr>
          <w:r>
            <w:t>Table of Contents</w:t>
          </w:r>
        </w:p>
        <w:p w:rsidR="006579C8" w:rsidRDefault="000C0A3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6579C8">
            <w:fldChar w:fldCharType="separate"/>
          </w:r>
          <w:hyperlink w:anchor="_Toc228196378" w:history="1">
            <w:r w:rsidR="006579C8" w:rsidRPr="00D74CF7">
              <w:rPr>
                <w:rStyle w:val="Hyperlink"/>
                <w:noProof/>
              </w:rPr>
              <w:t>InvestPro PM Platform — Deep-Dives</w:t>
            </w:r>
            <w:r w:rsidR="006579C8">
              <w:rPr>
                <w:noProof/>
                <w:webHidden/>
              </w:rPr>
              <w:tab/>
            </w:r>
            <w:r w:rsidR="006579C8">
              <w:rPr>
                <w:noProof/>
                <w:webHidden/>
              </w:rPr>
              <w:fldChar w:fldCharType="begin"/>
            </w:r>
            <w:r w:rsidR="006579C8">
              <w:rPr>
                <w:noProof/>
                <w:webHidden/>
              </w:rPr>
              <w:instrText xml:space="preserve"> PAGEREF _Toc228196378 \h </w:instrText>
            </w:r>
            <w:r w:rsidR="006579C8">
              <w:rPr>
                <w:noProof/>
                <w:webHidden/>
              </w:rPr>
            </w:r>
            <w:r w:rsidR="006579C8">
              <w:rPr>
                <w:noProof/>
                <w:webHidden/>
              </w:rPr>
              <w:fldChar w:fldCharType="separate"/>
            </w:r>
            <w:r w:rsidR="006579C8">
              <w:rPr>
                <w:noProof/>
                <w:webHidden/>
              </w:rPr>
              <w:t>1</w:t>
            </w:r>
            <w:r w:rsidR="006579C8"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6379" w:history="1">
            <w:r w:rsidRPr="00D74CF7">
              <w:rPr>
                <w:rStyle w:val="Hyperlink"/>
                <w:noProof/>
              </w:rPr>
              <w:t>Deep-Dive 1: The Applicant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0" w:history="1">
            <w:r w:rsidRPr="00D74CF7">
              <w:rPr>
                <w:rStyle w:val="Hyperlink"/>
                <w:noProof/>
              </w:rPr>
              <w:t>1. Discovery — Listing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1" w:history="1">
            <w:r w:rsidRPr="00D74CF7">
              <w:rPr>
                <w:rStyle w:val="Hyperlink"/>
                <w:noProof/>
              </w:rPr>
              <w:t>2. The Apply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2" w:history="1">
            <w:r w:rsidRPr="00D74CF7">
              <w:rPr>
                <w:rStyle w:val="Hyperlink"/>
                <w:noProof/>
              </w:rPr>
              <w:t>3. The form (13 sections)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3" w:history="1">
            <w:r w:rsidRPr="00D74CF7">
              <w:rPr>
                <w:rStyle w:val="Hyperlink"/>
                <w:noProof/>
              </w:rPr>
              <w:t>4. Sign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4" w:history="1">
            <w:r w:rsidRPr="00D74CF7">
              <w:rPr>
                <w:rStyle w:val="Hyperlink"/>
                <w:noProof/>
              </w:rPr>
              <w:t>5. Stripe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5" w:history="1">
            <w:r w:rsidRPr="00D74CF7">
              <w:rPr>
                <w:rStyle w:val="Hyperlink"/>
                <w:noProof/>
              </w:rPr>
              <w:t>6. Confirmation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6" w:history="1">
            <w:r w:rsidRPr="00D74CF7">
              <w:rPr>
                <w:rStyle w:val="Hyperlink"/>
                <w:noProof/>
              </w:rPr>
              <w:t>7. Status tracking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7" w:history="1">
            <w:r w:rsidRPr="00D74CF7">
              <w:rPr>
                <w:rStyle w:val="Hyperlink"/>
                <w:noProof/>
              </w:rPr>
              <w:t>8. Email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8" w:history="1">
            <w:r w:rsidRPr="00D74CF7">
              <w:rPr>
                <w:rStyle w:val="Hyperlink"/>
                <w:noProof/>
              </w:rPr>
              <w:t>9. Term sheet review (if approved)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89" w:history="1">
            <w:r w:rsidRPr="00D74CF7">
              <w:rPr>
                <w:rStyle w:val="Hyperlink"/>
                <w:noProof/>
              </w:rPr>
              <w:t>10. Counter-offer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0" w:history="1">
            <w:r w:rsidRPr="00D74CF7">
              <w:rPr>
                <w:rStyle w:val="Hyperlink"/>
                <w:noProof/>
              </w:rPr>
              <w:t>11. Lease signing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1" w:history="1">
            <w:r w:rsidRPr="00D74CF7">
              <w:rPr>
                <w:rStyle w:val="Hyperlink"/>
                <w:noProof/>
              </w:rPr>
              <w:t>12. Calendar invites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2" w:history="1">
            <w:r w:rsidRPr="00D74CF7">
              <w:rPr>
                <w:rStyle w:val="Hyperlink"/>
                <w:noProof/>
              </w:rPr>
              <w:t>13. Move-in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3" w:history="1">
            <w:r w:rsidRPr="00D74CF7">
              <w:rPr>
                <w:rStyle w:val="Hyperlink"/>
                <w:noProof/>
              </w:rPr>
              <w:t>14. Welcome packet (post-move-in email)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4" w:history="1">
            <w:r w:rsidRPr="00D74CF7">
              <w:rPr>
                <w:rStyle w:val="Hyperlink"/>
                <w:noProof/>
              </w:rPr>
              <w:t>15. Review request (14 days post move-in)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6395" w:history="1">
            <w:r w:rsidRPr="00D74CF7">
              <w:rPr>
                <w:rStyle w:val="Hyperlink"/>
                <w:noProof/>
              </w:rPr>
              <w:t>Deep-Dive 2: The VA Work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6" w:history="1">
            <w:r w:rsidRPr="00D74CF7">
              <w:rPr>
                <w:rStyle w:val="Hyperlink"/>
                <w:noProof/>
              </w:rPr>
              <w:t>Login &amp;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7" w:history="1">
            <w:r w:rsidRPr="00D74CF7">
              <w:rPr>
                <w:rStyle w:val="Hyperlink"/>
                <w:noProof/>
              </w:rPr>
              <w:t>Application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398" w:history="1">
            <w:r w:rsidRPr="00D74CF7">
              <w:rPr>
                <w:rStyle w:val="Hyperlink"/>
                <w:noProof/>
              </w:rPr>
              <w:t>A Typical VA Day (illustrative)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196399" w:history="1">
            <w:r w:rsidRPr="00D74CF7">
              <w:rPr>
                <w:rStyle w:val="Hyperlink"/>
                <w:noProof/>
              </w:rPr>
              <w:t>Deep-Dive 3: Notification &amp; Communication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400" w:history="1">
            <w:r w:rsidRPr="00D74CF7">
              <w:rPr>
                <w:rStyle w:val="Hyperlink"/>
                <w:noProof/>
              </w:rPr>
              <w:t>Channel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401" w:history="1">
            <w:r w:rsidRPr="00D74CF7">
              <w:rPr>
                <w:rStyle w:val="Hyperlink"/>
                <w:noProof/>
              </w:rPr>
              <w:t>Hard rules from the manual (enforced in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402" w:history="1">
            <w:r w:rsidRPr="00D74CF7">
              <w:rPr>
                <w:rStyle w:val="Hyperlink"/>
                <w:noProof/>
              </w:rPr>
              <w:t>Per-event detail (full notification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79C8" w:rsidRDefault="006579C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196403" w:history="1">
            <w:r w:rsidRPr="00D74CF7">
              <w:rPr>
                <w:rStyle w:val="Hyperlink"/>
                <w:noProof/>
              </w:rPr>
              <w:t>Sample email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EA2" w:rsidRDefault="000C0A37">
          <w:r>
            <w:fldChar w:fldCharType="end"/>
          </w:r>
        </w:p>
      </w:sdtContent>
    </w:sdt>
    <w:p w:rsidR="00933EA2" w:rsidRDefault="000C0A37">
      <w:pPr>
        <w:pStyle w:val="Heading1"/>
      </w:pPr>
      <w:bookmarkStart w:id="0" w:name="investpro-pm-platform-deep-dives"/>
      <w:bookmarkStart w:id="1" w:name="_Toc228196378"/>
      <w:r>
        <w:t>InvestPro PM Platform — Deep-Dives</w:t>
      </w:r>
      <w:bookmarkEnd w:id="0"/>
      <w:bookmarkEnd w:id="1"/>
    </w:p>
    <w:p w:rsidR="00933EA2" w:rsidRDefault="000C0A37">
      <w:pPr>
        <w:pStyle w:val="FirstParagraph"/>
      </w:pPr>
      <w:r>
        <w:rPr>
          <w:b/>
        </w:rPr>
        <w:t>Companion to:</w:t>
      </w:r>
      <w:r>
        <w:t xml:space="preserve"> PM-PLATFORM-PLAN.md </w:t>
      </w:r>
      <w:r>
        <w:rPr>
          <w:b/>
        </w:rPr>
        <w:t>Status:</w:t>
      </w:r>
      <w:r>
        <w:t xml:space="preserve"> </w:t>
      </w:r>
      <w:r>
        <w:t xml:space="preserve">Draft v2 · 2026-04-27 (incorporates Kenny’s policy edits: holding-fee priority, term-sheet pricing rules, in-person lease-signing </w:t>
      </w:r>
      <w:r>
        <w:lastRenderedPageBreak/>
        <w:t xml:space="preserve">policy, MICR rules) </w:t>
      </w:r>
      <w:r>
        <w:rPr>
          <w:b/>
        </w:rPr>
        <w:t>Covers:</w:t>
      </w:r>
      <w:r>
        <w:t xml:space="preserve"> (1) Applicant journey · (2) VA work queue · (3) Notification &amp; communication rules</w:t>
      </w:r>
    </w:p>
    <w:p w:rsidR="00933EA2" w:rsidRDefault="000C0A37">
      <w:pPr>
        <w:pStyle w:val="BodyText"/>
      </w:pPr>
      <w:r>
        <w:t>This document z</w:t>
      </w:r>
      <w:r>
        <w:t>ooms into the three areas Kenny wants to walk through in detail. Read alongside the main plan for full context.</w:t>
      </w:r>
    </w:p>
    <w:p w:rsidR="00933EA2" w:rsidRDefault="000C0A37">
      <w:r>
        <w:pict>
          <v:rect id="_x0000_i1025" style="width:0;height:1.5pt" o:hralign="center" o:hrstd="t" o:hr="t"/>
        </w:pict>
      </w:r>
    </w:p>
    <w:p w:rsidR="00933EA2" w:rsidRDefault="000C0A37">
      <w:pPr>
        <w:pStyle w:val="Heading2"/>
      </w:pPr>
      <w:bookmarkStart w:id="2" w:name="deep-dive-1-the-applicant-journey"/>
      <w:bookmarkStart w:id="3" w:name="_Toc228196379"/>
      <w:r>
        <w:t>Deep-Dive 1: The Applicant Journey</w:t>
      </w:r>
      <w:bookmarkEnd w:id="2"/>
      <w:bookmarkEnd w:id="3"/>
    </w:p>
    <w:p w:rsidR="00933EA2" w:rsidRDefault="000C0A37">
      <w:pPr>
        <w:pStyle w:val="FirstParagraph"/>
      </w:pPr>
      <w:r>
        <w:t xml:space="preserve">End-to-end walkthrough of what someone applying for an InvestPro property experiences, from first click to </w:t>
      </w:r>
      <w:r>
        <w:t>move-in. Each numbered step is one screen or one event the applicant sees.</w:t>
      </w:r>
    </w:p>
    <w:p w:rsidR="00933EA2" w:rsidRDefault="000C0A37">
      <w:pPr>
        <w:pStyle w:val="Heading3"/>
      </w:pPr>
      <w:bookmarkStart w:id="4" w:name="discovery-listing-page"/>
      <w:bookmarkStart w:id="5" w:name="_Toc228196380"/>
      <w:r>
        <w:t>1. Discovery — Listing page</w:t>
      </w:r>
      <w:bookmarkEnd w:id="4"/>
      <w:bookmarkEnd w:id="5"/>
    </w:p>
    <w:p w:rsidR="00933EA2" w:rsidRDefault="000C0A37">
      <w:pPr>
        <w:pStyle w:val="FirstParagraph"/>
      </w:pPr>
      <w:r>
        <w:t>The applicant arrives at a listing page. Three ways they get there:</w:t>
      </w:r>
    </w:p>
    <w:p w:rsidR="00933EA2" w:rsidRDefault="000C0A37">
      <w:pPr>
        <w:pStyle w:val="Compact"/>
        <w:numPr>
          <w:ilvl w:val="0"/>
          <w:numId w:val="2"/>
        </w:numPr>
      </w:pPr>
      <w:r>
        <w:rPr>
          <w:b/>
        </w:rPr>
        <w:t>Public listings page</w:t>
      </w:r>
      <w:r>
        <w:t xml:space="preserve"> (</w:t>
      </w:r>
      <w:r>
        <w:rPr>
          <w:rStyle w:val="VerbatimChar"/>
        </w:rPr>
        <w:t>listings.html</w:t>
      </w:r>
      <w:r>
        <w:t>) — direct browse on investprorealty.net</w:t>
      </w:r>
    </w:p>
    <w:p w:rsidR="00933EA2" w:rsidRDefault="000C0A37">
      <w:pPr>
        <w:pStyle w:val="Compact"/>
        <w:numPr>
          <w:ilvl w:val="0"/>
          <w:numId w:val="2"/>
        </w:numPr>
      </w:pPr>
      <w:r>
        <w:rPr>
          <w:b/>
        </w:rPr>
        <w:t>MLS syndi</w:t>
      </w:r>
      <w:r>
        <w:rPr>
          <w:b/>
        </w:rPr>
        <w:t>cation</w:t>
      </w:r>
      <w:r>
        <w:t xml:space="preserve"> — Zillow/Apartments.com → click-through to investprorealty.net listing detail</w:t>
      </w:r>
    </w:p>
    <w:p w:rsidR="00933EA2" w:rsidRDefault="000C0A37">
      <w:pPr>
        <w:pStyle w:val="Compact"/>
        <w:numPr>
          <w:ilvl w:val="0"/>
          <w:numId w:val="2"/>
        </w:numPr>
      </w:pPr>
      <w:r>
        <w:rPr>
          <w:b/>
        </w:rPr>
        <w:t>Agent share link</w:t>
      </w:r>
      <w:r>
        <w:t xml:space="preserve"> — their showing agent sent them </w:t>
      </w:r>
      <w:r>
        <w:rPr>
          <w:rStyle w:val="VerbatimChar"/>
        </w:rPr>
        <w:t>https://investprorealty.net/listing/123?agent=AGT-X9F2</w:t>
      </w:r>
    </w:p>
    <w:p w:rsidR="00933EA2" w:rsidRDefault="000C0A37">
      <w:pPr>
        <w:pStyle w:val="FirstParagraph"/>
      </w:pPr>
      <w:r>
        <w:t>What they see: photos, rent, beds/baths, sqft, pet policy, applicat</w:t>
      </w:r>
      <w:r>
        <w:t>ion fee schedule, a big “Apply Online” button, and (if from an agent link) a “Your agent: Jane Smith — JaneSmith@xyz.com” badge confirming attribution.</w:t>
      </w:r>
    </w:p>
    <w:p w:rsidR="00933EA2" w:rsidRDefault="000C0A37">
      <w:pPr>
        <w:pStyle w:val="BodyText"/>
      </w:pPr>
      <w:r>
        <w:rPr>
          <w:b/>
        </w:rPr>
        <w:t>Why agent attribution matters:</w:t>
      </w:r>
      <w:r>
        <w:t xml:space="preserve"> if Jane shared the link, that gets baked into the application as </w:t>
      </w:r>
      <w:r>
        <w:rPr>
          <w:rStyle w:val="VerbatimChar"/>
        </w:rPr>
        <w:t>showing_</w:t>
      </w:r>
      <w:r>
        <w:rPr>
          <w:rStyle w:val="VerbatimChar"/>
        </w:rPr>
        <w:t>agent_id</w:t>
      </w:r>
      <w:r>
        <w:t>. Jane gets credit + 1099 income. The applicant doesn’t have to remember to enter Jane’s info.</w:t>
      </w:r>
    </w:p>
    <w:p w:rsidR="00933EA2" w:rsidRDefault="000C0A37">
      <w:pPr>
        <w:pStyle w:val="Heading3"/>
      </w:pPr>
      <w:bookmarkStart w:id="6" w:name="the-apply-button"/>
      <w:bookmarkStart w:id="7" w:name="_Toc228196381"/>
      <w:r>
        <w:t>2. The Apply button</w:t>
      </w:r>
      <w:bookmarkEnd w:id="6"/>
      <w:bookmarkEnd w:id="7"/>
    </w:p>
    <w:p w:rsidR="00933EA2" w:rsidRDefault="000C0A37">
      <w:pPr>
        <w:pStyle w:val="FirstParagraph"/>
      </w:pPr>
      <w:r>
        <w:t xml:space="preserve">Clicks “Apply Online” → routes to </w:t>
      </w:r>
      <w:r>
        <w:rPr>
          <w:rStyle w:val="VerbatimChar"/>
        </w:rPr>
        <w:t>/forms/rental-application.html?property=123&amp;agent=AGT-X9F2</w:t>
      </w:r>
      <w:r>
        <w:t>.</w:t>
      </w:r>
    </w:p>
    <w:p w:rsidR="00933EA2" w:rsidRDefault="000C0A37">
      <w:pPr>
        <w:pStyle w:val="BodyText"/>
      </w:pPr>
      <w:r>
        <w:t xml:space="preserve">URL parameters trigger pre-populate: - </w:t>
      </w:r>
      <w:r>
        <w:t xml:space="preserve">Property address, monthly rent, MLS #, listing agent, pet policy → filled from the </w:t>
      </w:r>
      <w:r>
        <w:rPr>
          <w:rStyle w:val="VerbatimChar"/>
        </w:rPr>
        <w:t>properties</w:t>
      </w:r>
      <w:r>
        <w:t xml:space="preserve"> table - Showing agent name + email + license + brokerage → filled from the </w:t>
      </w:r>
      <w:r>
        <w:rPr>
          <w:rStyle w:val="VerbatimChar"/>
        </w:rPr>
        <w:t>agents</w:t>
      </w:r>
      <w:r>
        <w:t xml:space="preserve"> table</w:t>
      </w:r>
    </w:p>
    <w:p w:rsidR="00933EA2" w:rsidRDefault="000C0A37">
      <w:pPr>
        <w:pStyle w:val="BodyText"/>
      </w:pPr>
      <w:r>
        <w:t xml:space="preserve">The applicant’s only concern is filling out their personal info — all the </w:t>
      </w:r>
      <w:r>
        <w:t>property/agent context is already correct.</w:t>
      </w:r>
    </w:p>
    <w:p w:rsidR="00933EA2" w:rsidRDefault="000C0A37">
      <w:pPr>
        <w:pStyle w:val="Heading3"/>
      </w:pPr>
      <w:bookmarkStart w:id="8" w:name="the-form-13-sections"/>
      <w:bookmarkStart w:id="9" w:name="_Toc228196382"/>
      <w:r>
        <w:t>3. The form (13 sections)</w:t>
      </w:r>
      <w:bookmarkEnd w:id="8"/>
      <w:bookmarkEnd w:id="9"/>
    </w:p>
    <w:p w:rsidR="00933EA2" w:rsidRDefault="000C0A37">
      <w:pPr>
        <w:pStyle w:val="FirstParagraph"/>
      </w:pPr>
      <w:r>
        <w:t>This is the page that’s already built. The applicant works through:</w:t>
      </w:r>
    </w:p>
    <w:p w:rsidR="00933EA2" w:rsidRDefault="000C0A37">
      <w:pPr>
        <w:pStyle w:val="Compact"/>
        <w:numPr>
          <w:ilvl w:val="0"/>
          <w:numId w:val="3"/>
        </w:numPr>
      </w:pPr>
      <w:r>
        <w:t>Property &amp; Role — confirms property + chooses primary applicant or co-applicant</w:t>
      </w:r>
    </w:p>
    <w:p w:rsidR="00933EA2" w:rsidRDefault="000C0A37">
      <w:pPr>
        <w:pStyle w:val="Compact"/>
        <w:numPr>
          <w:ilvl w:val="0"/>
          <w:numId w:val="3"/>
        </w:numPr>
      </w:pPr>
      <w:r>
        <w:t>Personal info — name, DOB, SSN, NV lice</w:t>
      </w:r>
      <w:r>
        <w:t>nse #, contact</w:t>
      </w:r>
    </w:p>
    <w:p w:rsidR="00933EA2" w:rsidRDefault="000C0A37">
      <w:pPr>
        <w:pStyle w:val="Compact"/>
        <w:numPr>
          <w:ilvl w:val="0"/>
          <w:numId w:val="3"/>
        </w:numPr>
      </w:pPr>
      <w:r>
        <w:lastRenderedPageBreak/>
        <w:t>Current residence — address, landlord, rent, length of stay, reason for moving</w:t>
      </w:r>
    </w:p>
    <w:p w:rsidR="00933EA2" w:rsidRDefault="000C0A37">
      <w:pPr>
        <w:pStyle w:val="Compact"/>
        <w:numPr>
          <w:ilvl w:val="0"/>
          <w:numId w:val="3"/>
        </w:numPr>
      </w:pPr>
      <w:r>
        <w:t>Prior residence — same fields if at current under 2 years</w:t>
      </w:r>
    </w:p>
    <w:p w:rsidR="00933EA2" w:rsidRDefault="000C0A37">
      <w:pPr>
        <w:pStyle w:val="Compact"/>
        <w:numPr>
          <w:ilvl w:val="0"/>
          <w:numId w:val="3"/>
        </w:numPr>
      </w:pPr>
      <w:r>
        <w:t>Employment — employer, supervisor, salary, length, paystub upload requirement</w:t>
      </w:r>
    </w:p>
    <w:p w:rsidR="00933EA2" w:rsidRDefault="000C0A37">
      <w:pPr>
        <w:pStyle w:val="Compact"/>
        <w:numPr>
          <w:ilvl w:val="0"/>
          <w:numId w:val="3"/>
        </w:numPr>
      </w:pPr>
      <w:r>
        <w:t>Co-applicants — adds rows for each adult who’ll be on the lease (each must apply separately)</w:t>
      </w:r>
    </w:p>
    <w:p w:rsidR="00933EA2" w:rsidRDefault="000C0A37">
      <w:pPr>
        <w:pStyle w:val="Compact"/>
        <w:numPr>
          <w:ilvl w:val="0"/>
          <w:numId w:val="3"/>
        </w:numPr>
      </w:pPr>
      <w:r>
        <w:t>Vehicles — make/model/plate</w:t>
      </w:r>
    </w:p>
    <w:p w:rsidR="00933EA2" w:rsidRDefault="000C0A37">
      <w:pPr>
        <w:pStyle w:val="Compact"/>
        <w:numPr>
          <w:ilvl w:val="0"/>
          <w:numId w:val="3"/>
        </w:numPr>
      </w:pPr>
      <w:r>
        <w:t>Pets — count + per-pet card with type/breed/weight/age/vet info + 8 pet acknowledgments</w:t>
      </w:r>
    </w:p>
    <w:p w:rsidR="00933EA2" w:rsidRDefault="000C0A37">
      <w:pPr>
        <w:pStyle w:val="Compact"/>
        <w:numPr>
          <w:ilvl w:val="0"/>
          <w:numId w:val="3"/>
        </w:numPr>
      </w:pPr>
      <w:r>
        <w:t>References — personal + credit references</w:t>
      </w:r>
    </w:p>
    <w:p w:rsidR="00933EA2" w:rsidRDefault="000C0A37">
      <w:pPr>
        <w:pStyle w:val="Compact"/>
        <w:numPr>
          <w:ilvl w:val="0"/>
          <w:numId w:val="3"/>
        </w:numPr>
      </w:pPr>
      <w:r>
        <w:t>Background questions — eviction history, criminal, bankruptcy</w:t>
      </w:r>
    </w:p>
    <w:p w:rsidR="00933EA2" w:rsidRDefault="000C0A37">
      <w:pPr>
        <w:pStyle w:val="Compact"/>
        <w:numPr>
          <w:ilvl w:val="0"/>
          <w:numId w:val="3"/>
        </w:numPr>
      </w:pPr>
      <w:r>
        <w:t>Document upload zones — ID, paystubs (2 most recent), bank statements (2 most recent), pet vet certs, pet photos</w:t>
      </w:r>
    </w:p>
    <w:p w:rsidR="00933EA2" w:rsidRDefault="000C0A37">
      <w:pPr>
        <w:pStyle w:val="Compact"/>
        <w:numPr>
          <w:ilvl w:val="0"/>
          <w:numId w:val="3"/>
        </w:numPr>
      </w:pPr>
      <w:r>
        <w:t>10 GLVAR disclosures — checkboxes (lead-based paint, mold, etc.)</w:t>
      </w:r>
    </w:p>
    <w:p w:rsidR="00933EA2" w:rsidRDefault="000C0A37">
      <w:pPr>
        <w:pStyle w:val="Compact"/>
        <w:numPr>
          <w:ilvl w:val="0"/>
          <w:numId w:val="3"/>
        </w:numPr>
      </w:pPr>
      <w:r>
        <w:t>Holding fee agre</w:t>
      </w:r>
      <w:r>
        <w:t>ement + 4 final authorization checkboxes — screen authorization, info-sharing consent, truth attestation, fee non-refundability</w:t>
      </w:r>
    </w:p>
    <w:p w:rsidR="00933EA2" w:rsidRDefault="000C0A37">
      <w:pPr>
        <w:pStyle w:val="FirstParagraph"/>
      </w:pPr>
      <w:r>
        <w:t xml:space="preserve">A “Save and finish later” button stores progress in </w:t>
      </w:r>
      <w:r>
        <w:rPr>
          <w:rStyle w:val="VerbatimChar"/>
        </w:rPr>
        <w:t>localStorage</w:t>
      </w:r>
      <w:r>
        <w:t xml:space="preserve"> so they can resume without re-entering everything (already buil</w:t>
      </w:r>
      <w:r>
        <w:t>t).</w:t>
      </w:r>
    </w:p>
    <w:p w:rsidR="00933EA2" w:rsidRDefault="000C0A37">
      <w:pPr>
        <w:pStyle w:val="Heading3"/>
      </w:pPr>
      <w:bookmarkStart w:id="10" w:name="sign-the-application"/>
      <w:bookmarkStart w:id="11" w:name="_Toc228196383"/>
      <w:r>
        <w:t>4. Sign the application</w:t>
      </w:r>
      <w:bookmarkEnd w:id="10"/>
      <w:bookmarkEnd w:id="11"/>
    </w:p>
    <w:p w:rsidR="00933EA2" w:rsidRDefault="000C0A37">
      <w:pPr>
        <w:pStyle w:val="FirstParagraph"/>
      </w:pPr>
      <w:r>
        <w:rPr>
          <w:b/>
        </w:rPr>
        <w:t>Phase 1 (now / your decision):</w:t>
      </w:r>
      <w:r>
        <w:t xml:space="preserve"> Manual PDF flow. After completing the form, applicant downloads a generated PDF, signs by hand or via their preferred e-sign tool, uploads back. Slower but works without integration.</w:t>
      </w:r>
    </w:p>
    <w:p w:rsidR="00933EA2" w:rsidRDefault="000C0A37">
      <w:pPr>
        <w:pStyle w:val="BodyText"/>
      </w:pPr>
      <w:r>
        <w:rPr>
          <w:b/>
        </w:rPr>
        <w:t>Phase 3+ (late</w:t>
      </w:r>
      <w:r>
        <w:rPr>
          <w:b/>
        </w:rPr>
        <w:t>r):</w:t>
      </w:r>
      <w:r>
        <w:t xml:space="preserve"> Embedded e-sign via Dropbox Sign or similar. Applicant clicks “Sign Application” → sees the populated PDF inline → adopts a signature → submits all in one flow. We’ll add this once the workflow is validated.</w:t>
      </w:r>
    </w:p>
    <w:p w:rsidR="00933EA2" w:rsidRDefault="000C0A37">
      <w:pPr>
        <w:pStyle w:val="Heading3"/>
      </w:pPr>
      <w:bookmarkStart w:id="12" w:name="stripe-checkout"/>
      <w:bookmarkStart w:id="13" w:name="_Toc228196384"/>
      <w:r>
        <w:t>5. Stripe Checkout</w:t>
      </w:r>
      <w:bookmarkEnd w:id="12"/>
      <w:bookmarkEnd w:id="13"/>
    </w:p>
    <w:p w:rsidR="00933EA2" w:rsidRDefault="000C0A37">
      <w:pPr>
        <w:pStyle w:val="FirstParagraph"/>
      </w:pPr>
      <w:r>
        <w:t>Submit triggers Stripe Ch</w:t>
      </w:r>
      <w:r>
        <w:t>eckout in a new tab. Two line items: - Application fee — $75 (primary) or $50 (co-applicant) - Holding fee — equal to security deposit (defaults to one month’s rent, refundable if denied)</w:t>
      </w:r>
    </w:p>
    <w:p w:rsidR="00933EA2" w:rsidRDefault="000C0A37">
      <w:pPr>
        <w:pStyle w:val="BodyText"/>
      </w:pPr>
      <w:r>
        <w:rPr>
          <w:b/>
        </w:rPr>
        <w:t>Holding-fee priority rule (Kenny’s policy):</w:t>
      </w:r>
      <w:r>
        <w:t xml:space="preserve"> Holding fees can only be</w:t>
      </w:r>
      <w:r>
        <w:t xml:space="preserve"> paid </w:t>
      </w:r>
      <w:r>
        <w:rPr>
          <w:b/>
        </w:rPr>
        <w:t>in person with certified funds</w:t>
      </w:r>
      <w:r>
        <w:t xml:space="preserve"> (cashier’s check or money order — no online holding-fee payment). When an applicant has paid the holding fee, their application must be </w:t>
      </w:r>
      <w:r>
        <w:rPr>
          <w:b/>
        </w:rPr>
        <w:t>fully processed and decided before the property is offered to anyone else</w:t>
      </w:r>
      <w:r>
        <w:t xml:space="preserve"> — even if</w:t>
      </w:r>
      <w:r>
        <w:t xml:space="preserve"> another applicant has also paid a holding fee. If no holding fee has been paid on a property, applications are processed </w:t>
      </w:r>
      <w:r>
        <w:rPr>
          <w:b/>
        </w:rPr>
        <w:t>first-come, first-served</w:t>
      </w:r>
      <w:r>
        <w:t>, and the platform may have multiple applications in flight on the same property simultaneously. We will offer</w:t>
      </w:r>
      <w:r>
        <w:t xml:space="preserve"> the property to whichever qualified applicant is approved first. When that happens, the platform automatically emails the applicants who weren’t selected (and their showing agent — or the listing agent if there’s no showing agent) a list of other availabl</w:t>
      </w:r>
      <w:r>
        <w:t>e InvestPro properties they’re qualified for, so the relationship and the lead aren’t lost.</w:t>
      </w:r>
    </w:p>
    <w:p w:rsidR="00933EA2" w:rsidRDefault="000C0A37">
      <w:pPr>
        <w:pStyle w:val="BodyText"/>
      </w:pPr>
      <w:r>
        <w:lastRenderedPageBreak/>
        <w:t xml:space="preserve">After payment succeeds, Stripe redirects back to </w:t>
      </w:r>
      <w:r>
        <w:rPr>
          <w:rStyle w:val="VerbatimChar"/>
        </w:rPr>
        <w:t>/forms/application-submitted.html?c=IPR-XXXXXXX&amp;session_id=...</w:t>
      </w:r>
      <w:r>
        <w:t>.</w:t>
      </w:r>
    </w:p>
    <w:p w:rsidR="00933EA2" w:rsidRDefault="000C0A37">
      <w:pPr>
        <w:pStyle w:val="Heading3"/>
      </w:pPr>
      <w:bookmarkStart w:id="14" w:name="confirmation-page"/>
      <w:bookmarkStart w:id="15" w:name="_Toc228196385"/>
      <w:r>
        <w:t>6. Confirmation page</w:t>
      </w:r>
      <w:bookmarkEnd w:id="14"/>
      <w:bookmarkEnd w:id="15"/>
    </w:p>
    <w:p w:rsidR="00933EA2" w:rsidRDefault="000C0A37">
      <w:pPr>
        <w:pStyle w:val="FirstParagraph"/>
      </w:pPr>
      <w:r>
        <w:t>Shows: - Confirmation number (</w:t>
      </w:r>
      <w:r>
        <w:t>IPR-XXXXXXX) — also emailed - Receipt for both payments - “What happens next” timeline: 1. Accounting confirms payment (typically same business day) 2. VA reviews documents (within 24 hrs of payment confirmation) 3. Verifications sent to landlord + employe</w:t>
      </w:r>
      <w:r>
        <w:t xml:space="preserve">r (within 48 hrs) 4. Screening summary submitted to broker 5. Decision within </w:t>
      </w:r>
      <w:r>
        <w:rPr>
          <w:b/>
        </w:rPr>
        <w:t>48 business hours from when the application is submitted AND fee is paid</w:t>
      </w:r>
      <w:r>
        <w:t xml:space="preserve"> (per Master P&amp;P Manual Ch. 6.3) — the SLA clock starts at the later of those two events, not at the appli</w:t>
      </w:r>
      <w:r>
        <w:t xml:space="preserve">cation form submission alone. - Link to </w:t>
      </w:r>
      <w:r>
        <w:rPr>
          <w:rStyle w:val="VerbatimChar"/>
        </w:rPr>
        <w:t>/forms/application-status.html</w:t>
      </w:r>
      <w:r>
        <w:t xml:space="preserve"> - Reminder of 3-business-day windows for term sheet acceptance + lease signing</w:t>
      </w:r>
    </w:p>
    <w:p w:rsidR="00933EA2" w:rsidRDefault="000C0A37">
      <w:pPr>
        <w:pStyle w:val="Heading3"/>
      </w:pPr>
      <w:bookmarkStart w:id="16" w:name="status-tracking-page"/>
      <w:bookmarkStart w:id="17" w:name="_Toc228196386"/>
      <w:r>
        <w:t>7. Status tracking page</w:t>
      </w:r>
      <w:bookmarkEnd w:id="16"/>
      <w:bookmarkEnd w:id="17"/>
    </w:p>
    <w:p w:rsidR="00933EA2" w:rsidRDefault="000C0A37">
      <w:pPr>
        <w:pStyle w:val="FirstParagraph"/>
      </w:pPr>
      <w:r>
        <w:t xml:space="preserve">Anytime, the applicant can revisit </w:t>
      </w:r>
      <w:r>
        <w:rPr>
          <w:rStyle w:val="VerbatimChar"/>
        </w:rPr>
        <w:t>/forms/application-status.html</w:t>
      </w:r>
      <w:r>
        <w:t>, enter their con</w:t>
      </w:r>
      <w:r>
        <w:t>firmation # + email, and see: - Current status (e.g., “Verifications in progress — 2 of 3 received”) - Each milestone with a green checkmark or pending dot - Estimated time to next milestone - A “Contact us” link if anything looks stuck</w:t>
      </w:r>
    </w:p>
    <w:p w:rsidR="00933EA2" w:rsidRDefault="000C0A37">
      <w:pPr>
        <w:pStyle w:val="Heading3"/>
      </w:pPr>
      <w:bookmarkStart w:id="18" w:name="email-milestones"/>
      <w:bookmarkStart w:id="19" w:name="_Toc228196387"/>
      <w:r>
        <w:t>8. Email milestones</w:t>
      </w:r>
      <w:bookmarkEnd w:id="18"/>
      <w:bookmarkEnd w:id="19"/>
    </w:p>
    <w:p w:rsidR="00933EA2" w:rsidRDefault="000C0A37">
      <w:pPr>
        <w:pStyle w:val="FirstParagraph"/>
      </w:pPr>
      <w:r>
        <w:t>The applicant receives an email at each of these events (templates in plan §6 Notification Matrix): - Application submitted — confirmation # - Payment confirmed — “Now in review” - Screening underway — “All docs verified, pulling reports” - Decision: appr</w:t>
      </w:r>
      <w:r>
        <w:t>oved → term sheet incoming · denied → FCRA letter (mailed within 3 biz days)</w:t>
      </w:r>
    </w:p>
    <w:p w:rsidR="00933EA2" w:rsidRDefault="000C0A37">
      <w:pPr>
        <w:pStyle w:val="Heading3"/>
      </w:pPr>
      <w:bookmarkStart w:id="20" w:name="term-sheet-review-if-approved"/>
      <w:bookmarkStart w:id="21" w:name="_Toc228196388"/>
      <w:r>
        <w:t>9. Term sheet review (if approved)</w:t>
      </w:r>
      <w:bookmarkEnd w:id="20"/>
      <w:bookmarkEnd w:id="21"/>
    </w:p>
    <w:p w:rsidR="00933EA2" w:rsidRDefault="000C0A37">
      <w:pPr>
        <w:pStyle w:val="FirstParagraph"/>
      </w:pPr>
      <w:r>
        <w:t xml:space="preserve">Email with link → </w:t>
      </w:r>
      <w:r>
        <w:rPr>
          <w:rStyle w:val="VerbatimChar"/>
        </w:rPr>
        <w:t>/forms/term-sheet/[id]</w:t>
      </w:r>
      <w:r>
        <w:t xml:space="preserve">. Shows: - </w:t>
      </w:r>
      <w:r>
        <w:rPr>
          <w:b/>
        </w:rPr>
        <w:t>Monthly rent</w:t>
      </w:r>
      <w:r>
        <w:t xml:space="preserve"> - </w:t>
      </w:r>
      <w:r>
        <w:rPr>
          <w:b/>
        </w:rPr>
        <w:t>Security deposit</w:t>
      </w:r>
      <w:r>
        <w:t xml:space="preserve"> — note this </w:t>
      </w:r>
      <w:r>
        <w:rPr>
          <w:i/>
        </w:rPr>
        <w:t>can be higher than what was advertised on the MLS</w:t>
      </w:r>
      <w:r>
        <w:t xml:space="preserve"> if the applicant’s financial profile warrants it (e.g., lower credit score → higher deposit). Deposits are refundable. - </w:t>
      </w:r>
      <w:r>
        <w:rPr>
          <w:b/>
        </w:rPr>
        <w:t>Pet fee</w:t>
      </w:r>
      <w:r>
        <w:t xml:space="preserve"> (note: a “fee,” not a “deposit”). InvestPro policy: </w:t>
      </w:r>
      <w:r>
        <w:rPr>
          <w:b/>
        </w:rPr>
        <w:t>fees are non-refundable; deposits are refundable.</w:t>
      </w:r>
      <w:r>
        <w:t xml:space="preserve"> This distinction is enfo</w:t>
      </w:r>
      <w:r>
        <w:t xml:space="preserve">rced in the term sheet line items and disclosed to the applicant. - </w:t>
      </w:r>
      <w:r>
        <w:rPr>
          <w:b/>
        </w:rPr>
        <w:t>Processing fee</w:t>
      </w:r>
      <w:r>
        <w:t xml:space="preserve"> — $800 per Master P&amp;P Manual Ch. 7.2 - </w:t>
      </w:r>
      <w:r>
        <w:rPr>
          <w:b/>
        </w:rPr>
        <w:t>Prorated rent rules:</w:t>
      </w:r>
      <w:r>
        <w:t xml:space="preserve"> - If the move-in date falls </w:t>
      </w:r>
      <w:r>
        <w:rPr>
          <w:b/>
        </w:rPr>
        <w:t>on or before the 10th</w:t>
      </w:r>
      <w:r>
        <w:t xml:space="preserve"> of the month → move-in cost = prorated rent for the current mon</w:t>
      </w:r>
      <w:r>
        <w:t xml:space="preserve">th only - If the move-in date falls </w:t>
      </w:r>
      <w:r>
        <w:rPr>
          <w:b/>
        </w:rPr>
        <w:t>on or after the 11th</w:t>
      </w:r>
      <w:r>
        <w:t xml:space="preserve"> of the month → move-in cost = prorated rent for the current month </w:t>
      </w:r>
      <w:r>
        <w:rPr>
          <w:b/>
        </w:rPr>
        <w:t>plus the following month’s full rent</w:t>
      </w:r>
      <w:r>
        <w:t xml:space="preserve"> - In some cases, InvestPro may allow a portion of the move-in cost to be </w:t>
      </w:r>
      <w:r>
        <w:rPr>
          <w:b/>
        </w:rPr>
        <w:t>deferred to the followi</w:t>
      </w:r>
      <w:r>
        <w:rPr>
          <w:b/>
        </w:rPr>
        <w:t>ng month</w:t>
      </w:r>
      <w:r>
        <w:t xml:space="preserve"> (paid on the 1st), but this deferred amount must </w:t>
      </w:r>
      <w:r>
        <w:rPr>
          <w:b/>
        </w:rPr>
        <w:t>never equal or exceed the prorated rent amount</w:t>
      </w:r>
      <w:r>
        <w:t xml:space="preserve">. Deferred terms are negotiated through the </w:t>
      </w:r>
      <w:r>
        <w:rPr>
          <w:b/>
        </w:rPr>
        <w:t>counter offer flow</w:t>
      </w:r>
      <w:r>
        <w:t xml:space="preserve">, not granted automatically. - </w:t>
      </w:r>
      <w:r>
        <w:rPr>
          <w:b/>
        </w:rPr>
        <w:t>Sewer &amp; trash:</w:t>
      </w:r>
      <w:r>
        <w:t xml:space="preserve"> Per a recent NV law change, InvestPro can no</w:t>
      </w:r>
      <w:r>
        <w:t xml:space="preserve"> longer charge sewer and trash fees on top of the rent — they must be </w:t>
      </w:r>
      <w:r>
        <w:rPr>
          <w:b/>
        </w:rPr>
        <w:t>included in the rent</w:t>
      </w:r>
      <w:r>
        <w:t xml:space="preserve">. Existing addendums and templates need to be updated accordingly. The platform should not generate term sheets with separate sewer/trash line items going forward. - </w:t>
      </w:r>
      <w:r>
        <w:rPr>
          <w:b/>
        </w:rPr>
        <w:t>Lease term</w:t>
      </w:r>
      <w:r>
        <w:t xml:space="preserve"> (12 months default), start date, end date - </w:t>
      </w:r>
      <w:r>
        <w:rPr>
          <w:b/>
        </w:rPr>
        <w:t>Pet rent</w:t>
      </w:r>
      <w:r>
        <w:t xml:space="preserve"> (if </w:t>
      </w:r>
      <w:r>
        <w:lastRenderedPageBreak/>
        <w:t xml:space="preserve">applicable), additional terms - Three buttons: </w:t>
      </w:r>
      <w:r>
        <w:rPr>
          <w:b/>
        </w:rPr>
        <w:t>Accept</w:t>
      </w:r>
      <w:r>
        <w:t xml:space="preserve"> · </w:t>
      </w:r>
      <w:r>
        <w:rPr>
          <w:b/>
        </w:rPr>
        <w:t>Decline</w:t>
      </w:r>
      <w:r>
        <w:t xml:space="preserve"> · </w:t>
      </w:r>
      <w:r>
        <w:rPr>
          <w:b/>
        </w:rPr>
        <w:t>Counter</w:t>
      </w:r>
      <w:r>
        <w:t xml:space="preserve"> - 3-business-day countdown timer (per Master P&amp;P Manual Ch. 7.4)</w:t>
      </w:r>
    </w:p>
    <w:p w:rsidR="00933EA2" w:rsidRDefault="000C0A37">
      <w:pPr>
        <w:pStyle w:val="BodyText"/>
      </w:pPr>
      <w:r>
        <w:rPr>
          <w:b/>
        </w:rPr>
        <w:t>Accept:</w:t>
      </w:r>
      <w:r>
        <w:t xml:space="preserve"> </w:t>
      </w:r>
      <w:r>
        <w:t xml:space="preserve">e-signs (or signs manual PDF) → status moves to lease drafting. </w:t>
      </w:r>
      <w:r>
        <w:rPr>
          <w:b/>
        </w:rPr>
        <w:t>Decline:</w:t>
      </w:r>
      <w:r>
        <w:t xml:space="preserve"> holding fee is refunded, application closes. </w:t>
      </w:r>
      <w:r>
        <w:rPr>
          <w:b/>
        </w:rPr>
        <w:t>Counter:</w:t>
      </w:r>
      <w:r>
        <w:t xml:space="preserve"> opens a form for proposed changes (rent, deposit, term length, deferred move-in cost, etc.). Counter goes to broker.</w:t>
      </w:r>
    </w:p>
    <w:p w:rsidR="00933EA2" w:rsidRDefault="000C0A37">
      <w:pPr>
        <w:pStyle w:val="Heading3"/>
      </w:pPr>
      <w:bookmarkStart w:id="22" w:name="counter-offer-flow"/>
      <w:bookmarkStart w:id="23" w:name="_Toc228196389"/>
      <w:r>
        <w:t>10. Counter-</w:t>
      </w:r>
      <w:r>
        <w:t>offer flow</w:t>
      </w:r>
      <w:bookmarkEnd w:id="22"/>
      <w:bookmarkEnd w:id="23"/>
    </w:p>
    <w:p w:rsidR="00933EA2" w:rsidRDefault="000C0A37">
      <w:pPr>
        <w:pStyle w:val="FirstParagraph"/>
      </w:pPr>
      <w:r>
        <w:t>If the applicant counters, the broker sees the counter terms in his decision queue. Three responses: - Broker accepts counter → revised term sheet generated, applicant e-signs - Broker rejects → original term sheet stands; applicant can re-accep</w:t>
      </w:r>
      <w:r>
        <w:t>t original or walk away - Broker counter-counters → ping-pong continues until accepted or one side walks</w:t>
      </w:r>
    </w:p>
    <w:p w:rsidR="00933EA2" w:rsidRDefault="000C0A37">
      <w:pPr>
        <w:pStyle w:val="Heading3"/>
      </w:pPr>
      <w:bookmarkStart w:id="24" w:name="lease-signing"/>
      <w:bookmarkStart w:id="25" w:name="_Toc228196390"/>
      <w:r>
        <w:t>11. Lease signing</w:t>
      </w:r>
      <w:bookmarkEnd w:id="24"/>
      <w:bookmarkEnd w:id="25"/>
    </w:p>
    <w:p w:rsidR="00933EA2" w:rsidRDefault="000C0A37">
      <w:pPr>
        <w:pStyle w:val="FirstParagraph"/>
      </w:pPr>
      <w:r>
        <w:t>After term acceptance, leasing coordinator drafts the lease (NV-specific lease + applicable addendums: pool, pet, ESA, etc.).</w:t>
      </w:r>
    </w:p>
    <w:p w:rsidR="00933EA2" w:rsidRDefault="000C0A37">
      <w:pPr>
        <w:pStyle w:val="BodyText"/>
      </w:pPr>
      <w:r>
        <w:rPr>
          <w:b/>
        </w:rPr>
        <w:t>InvestPro lease-signing policy (mandatory unless PM approves an exception):</w:t>
      </w:r>
      <w:r>
        <w:t xml:space="preserve"> - </w:t>
      </w:r>
      <w:r>
        <w:rPr>
          <w:b/>
        </w:rPr>
        <w:t>In-person lease signing + lease orientation</w:t>
      </w:r>
      <w:r>
        <w:t xml:space="preserve"> is required at the InvestPro office before any keys are released. Orientation runs </w:t>
      </w:r>
      <w:r>
        <w:rPr>
          <w:b/>
        </w:rPr>
        <w:t>30–45 minutes</w:t>
      </w:r>
      <w:r>
        <w:t xml:space="preserve"> and is the time we walk the new tenan</w:t>
      </w:r>
      <w:r>
        <w:t xml:space="preserve">t through office policies, expectations, and key info. - If a tenant on the lease cannot attend in person, they </w:t>
      </w:r>
      <w:r>
        <w:rPr>
          <w:b/>
        </w:rPr>
        <w:t>must join via Zoom during the in-person session</w:t>
      </w:r>
      <w:r>
        <w:t xml:space="preserve">, and may e-sign during that Zoom session. - Fully remote / asynchronous e-signing is </w:t>
      </w:r>
      <w:r>
        <w:rPr>
          <w:b/>
        </w:rPr>
        <w:t>only allowe</w:t>
      </w:r>
      <w:r>
        <w:rPr>
          <w:b/>
        </w:rPr>
        <w:t>d with explicit PM approval</w:t>
      </w:r>
      <w:r>
        <w:t xml:space="preserve"> on a case-by-case basis (e.g., out-of-state military, hardship cases). Default is in-person.</w:t>
      </w:r>
    </w:p>
    <w:p w:rsidR="00933EA2" w:rsidRDefault="000C0A37">
      <w:pPr>
        <w:pStyle w:val="BodyText"/>
      </w:pPr>
      <w:r>
        <w:rPr>
          <w:b/>
        </w:rPr>
        <w:t>Two paths in the platform:</w:t>
      </w:r>
      <w:r>
        <w:t xml:space="preserve"> - </w:t>
      </w:r>
      <w:r>
        <w:rPr>
          <w:b/>
        </w:rPr>
        <w:t>Phase 1:</w:t>
      </w:r>
      <w:r>
        <w:t xml:space="preserve"> Manual PDF emailed to applicant in advance → applicant </w:t>
      </w:r>
      <w:r>
        <w:rPr>
          <w:b/>
        </w:rPr>
        <w:t>reviews before their in-person signing app</w:t>
      </w:r>
      <w:r>
        <w:rPr>
          <w:b/>
        </w:rPr>
        <w:t>ointment</w:t>
      </w:r>
      <w:r>
        <w:t xml:space="preserve">. Final signing happens at the office. - </w:t>
      </w:r>
      <w:r>
        <w:rPr>
          <w:b/>
        </w:rPr>
        <w:t>Phase 5+:</w:t>
      </w:r>
      <w:r>
        <w:t xml:space="preserve"> Embedded e-sign at </w:t>
      </w:r>
      <w:r>
        <w:rPr>
          <w:rStyle w:val="VerbatimChar"/>
        </w:rPr>
        <w:t>/forms/lease-signing/[id]</w:t>
      </w:r>
      <w:r>
        <w:t xml:space="preserve"> — used during the in-person/Zoom orientation session. PM-approved fully-remote signings can also use this flow.</w:t>
      </w:r>
    </w:p>
    <w:p w:rsidR="00933EA2" w:rsidRDefault="000C0A37">
      <w:pPr>
        <w:pStyle w:val="BodyText"/>
      </w:pPr>
      <w:r>
        <w:t>Either way: 3-business-day window to com</w:t>
      </w:r>
      <w:r>
        <w:t>plete (per Master P&amp;P Manual Ch. 8.2). Broker can extend per-property if it’s been on the market a long time.</w:t>
      </w:r>
    </w:p>
    <w:p w:rsidR="00933EA2" w:rsidRDefault="000C0A37">
      <w:pPr>
        <w:pStyle w:val="Heading3"/>
      </w:pPr>
      <w:bookmarkStart w:id="26" w:name="calendar-invites"/>
      <w:bookmarkStart w:id="27" w:name="_Toc228196391"/>
      <w:r>
        <w:t>12. Calendar invites</w:t>
      </w:r>
      <w:bookmarkEnd w:id="26"/>
      <w:bookmarkEnd w:id="27"/>
    </w:p>
    <w:p w:rsidR="00933EA2" w:rsidRDefault="000C0A37">
      <w:pPr>
        <w:pStyle w:val="FirstParagraph"/>
      </w:pPr>
      <w:r>
        <w:t xml:space="preserve">Once lease is signed, applicant receives: - Calendar invite for </w:t>
      </w:r>
      <w:r>
        <w:rPr>
          <w:b/>
        </w:rPr>
        <w:t>lease signing in person</w:t>
      </w:r>
      <w:r>
        <w:t xml:space="preserve"> (if office-based) OR confirmation if </w:t>
      </w:r>
      <w:r>
        <w:t xml:space="preserve">signed remotely - Calendar invite for </w:t>
      </w:r>
      <w:r>
        <w:rPr>
          <w:b/>
        </w:rPr>
        <w:t>orientation / key release</w:t>
      </w:r>
      <w:r>
        <w:t xml:space="preserve"> with location, parking, what to bring (certified funds for first-month + deposit per Master P&amp;P Manual Ch. 8.2) - 24-hour reminder via email + SMS (if opted in)</w:t>
      </w:r>
    </w:p>
    <w:p w:rsidR="00933EA2" w:rsidRDefault="000C0A37">
      <w:pPr>
        <w:pStyle w:val="Heading3"/>
      </w:pPr>
      <w:bookmarkStart w:id="28" w:name="move-in-day"/>
      <w:bookmarkStart w:id="29" w:name="_Toc228196392"/>
      <w:r>
        <w:t>13. Move-in day</w:t>
      </w:r>
      <w:bookmarkEnd w:id="28"/>
      <w:bookmarkEnd w:id="29"/>
    </w:p>
    <w:p w:rsidR="00933EA2" w:rsidRDefault="000C0A37">
      <w:pPr>
        <w:pStyle w:val="FirstParagraph"/>
      </w:pPr>
      <w:r>
        <w:t>On the orientat</w:t>
      </w:r>
      <w:r>
        <w:t xml:space="preserve">ion/move-in date, the applicant arrives at the office, signs the lease (if not already signed), completes the lease orientation walkthrough, and </w:t>
      </w:r>
      <w:r>
        <w:rPr>
          <w:b/>
        </w:rPr>
        <w:t>receives</w:t>
      </w:r>
      <w:r>
        <w:t xml:space="preserve"> (rather than signs in advance) the Move-In Condition Report.</w:t>
      </w:r>
    </w:p>
    <w:p w:rsidR="00933EA2" w:rsidRDefault="000C0A37">
      <w:pPr>
        <w:pStyle w:val="BodyText"/>
      </w:pPr>
      <w:r>
        <w:rPr>
          <w:b/>
        </w:rPr>
        <w:lastRenderedPageBreak/>
        <w:t>Move-In Condition Report (MICR) policy:</w:t>
      </w:r>
      <w:r>
        <w:t xml:space="preserve"> -</w:t>
      </w:r>
      <w:r>
        <w:t xml:space="preserve"> Tenant has </w:t>
      </w:r>
      <w:r>
        <w:rPr>
          <w:b/>
        </w:rPr>
        <w:t>3</w:t>
      </w:r>
      <w:del w:id="30" w:author="vincy3392@gmail.com" w:date="2026-04-27T15:35:00Z">
        <w:r w:rsidDel="006579C8">
          <w:rPr>
            <w:b/>
          </w:rPr>
          <w:delText xml:space="preserve"> </w:delText>
        </w:r>
        <w:r w:rsidDel="006579C8">
          <w:rPr>
            <w:b/>
          </w:rPr>
          <w:delText>b</w:delText>
        </w:r>
        <w:r w:rsidDel="006579C8">
          <w:rPr>
            <w:b/>
          </w:rPr>
          <w:delText>u</w:delText>
        </w:r>
        <w:r w:rsidDel="006579C8">
          <w:rPr>
            <w:b/>
          </w:rPr>
          <w:delText>s</w:delText>
        </w:r>
        <w:r w:rsidDel="006579C8">
          <w:rPr>
            <w:b/>
          </w:rPr>
          <w:delText>i</w:delText>
        </w:r>
        <w:r w:rsidDel="006579C8">
          <w:rPr>
            <w:b/>
          </w:rPr>
          <w:delText>n</w:delText>
        </w:r>
        <w:r w:rsidDel="006579C8">
          <w:rPr>
            <w:b/>
          </w:rPr>
          <w:delText>e</w:delText>
        </w:r>
        <w:r w:rsidDel="006579C8">
          <w:rPr>
            <w:b/>
          </w:rPr>
          <w:delText>s</w:delText>
        </w:r>
        <w:r w:rsidDel="006579C8">
          <w:rPr>
            <w:b/>
          </w:rPr>
          <w:delText>s</w:delText>
        </w:r>
      </w:del>
      <w:r>
        <w:rPr>
          <w:b/>
        </w:rPr>
        <w:t xml:space="preserve"> days from key release</w:t>
      </w:r>
      <w:r>
        <w:t xml:space="preserve"> to return the completed MICR. - If the MICR is not returned within 3 </w:t>
      </w:r>
      <w:del w:id="31" w:author="vincy3392@gmail.com" w:date="2026-04-27T15:36:00Z">
        <w:r w:rsidDel="006579C8">
          <w:delText>b</w:delText>
        </w:r>
        <w:r w:rsidDel="006579C8">
          <w:delText>u</w:delText>
        </w:r>
        <w:r w:rsidDel="006579C8">
          <w:delText>s</w:delText>
        </w:r>
      </w:del>
      <w:del w:id="32" w:author="vincy3392@gmail.com" w:date="2026-04-27T15:35:00Z">
        <w:r w:rsidDel="006579C8">
          <w:delText>i</w:delText>
        </w:r>
        <w:r w:rsidDel="006579C8">
          <w:delText>n</w:delText>
        </w:r>
        <w:r w:rsidDel="006579C8">
          <w:delText>e</w:delText>
        </w:r>
        <w:r w:rsidDel="006579C8">
          <w:delText>s</w:delText>
        </w:r>
        <w:r w:rsidDel="006579C8">
          <w:delText>s</w:delText>
        </w:r>
        <w:r w:rsidDel="006579C8">
          <w:delText xml:space="preserve"> </w:delText>
        </w:r>
      </w:del>
      <w:r>
        <w:t xml:space="preserve">days, </w:t>
      </w:r>
      <w:r>
        <w:rPr>
          <w:b/>
        </w:rPr>
        <w:t>the property is deemed to be in perfect/move-in-ready condition</w:t>
      </w:r>
      <w:r>
        <w:t xml:space="preserve"> for deposit purposes. </w:t>
      </w:r>
      <w:ins w:id="33" w:author="vincy3392@gmail.com" w:date="2026-04-27T15:36:00Z">
        <w:r w:rsidR="006579C8">
          <w:t>If the 3 day period falls on a weekend or holiday, the deadline will be extended to the next business day.</w:t>
        </w:r>
      </w:ins>
      <w:ins w:id="34" w:author="vincy3392@gmail.com" w:date="2026-04-27T15:37:00Z">
        <w:r w:rsidR="006579C8">
          <w:t xml:space="preserve"> </w:t>
        </w:r>
      </w:ins>
      <w:r>
        <w:t>- During orientation, we explicitly advis</w:t>
      </w:r>
      <w:r>
        <w:t xml:space="preserve">e tenants to </w:t>
      </w:r>
      <w:r>
        <w:rPr>
          <w:b/>
        </w:rPr>
        <w:t>protect their own deposit</w:t>
      </w:r>
      <w:r>
        <w:t xml:space="preserve"> by emailing supporting </w:t>
      </w:r>
      <w:r>
        <w:rPr>
          <w:b/>
        </w:rPr>
        <w:t>photos</w:t>
      </w:r>
      <w:r>
        <w:t xml:space="preserve"> of any pre-existing condition issues alongside the MICR. The tenant portal accepts photo uploads tied to the MICR for this reason.</w:t>
      </w:r>
    </w:p>
    <w:p w:rsidR="00933EA2" w:rsidRDefault="000C0A37">
      <w:pPr>
        <w:pStyle w:val="BodyText"/>
      </w:pPr>
      <w:r>
        <w:t xml:space="preserve">After keys are handed over, status flips to </w:t>
      </w:r>
      <w:r>
        <w:rPr>
          <w:rStyle w:val="VerbatimChar"/>
        </w:rPr>
        <w:t>leased</w:t>
      </w:r>
      <w:r>
        <w:t xml:space="preserve">. The </w:t>
      </w:r>
      <w:r>
        <w:t>applicant becomes a tenant in the system.</w:t>
      </w:r>
      <w:bookmarkStart w:id="35" w:name="_GoBack"/>
      <w:bookmarkEnd w:id="35"/>
    </w:p>
    <w:p w:rsidR="00933EA2" w:rsidRDefault="000C0A37">
      <w:pPr>
        <w:pStyle w:val="Heading3"/>
      </w:pPr>
      <w:bookmarkStart w:id="36" w:name="welcome-packet-post-move-in-email"/>
      <w:bookmarkStart w:id="37" w:name="_Toc228196393"/>
      <w:r>
        <w:t>14. Welcome packet (post-move-in email)</w:t>
      </w:r>
      <w:bookmarkEnd w:id="36"/>
      <w:bookmarkEnd w:id="37"/>
    </w:p>
    <w:p w:rsidR="00933EA2" w:rsidRDefault="000C0A37">
      <w:pPr>
        <w:pStyle w:val="FirstParagraph"/>
      </w:pPr>
      <w:r>
        <w:t>Tenant receives: - Welcome email with portal login link (Supabase auto-creates account, password reset link sent) - Reminder: Move-In Condition Report due within 3 days of ke</w:t>
      </w:r>
      <w:r>
        <w:t>y release - Auto-pay setup link - Maintenance request portal info - Renter’s insurance reminder - Trash service info ($19/mo or $31/mo if pool, per Master P&amp;P Manual Ch. 21.1)</w:t>
      </w:r>
    </w:p>
    <w:p w:rsidR="00933EA2" w:rsidRDefault="000C0A37">
      <w:pPr>
        <w:pStyle w:val="Heading3"/>
      </w:pPr>
      <w:bookmarkStart w:id="38" w:name="review-request-14-days-post-move-in"/>
      <w:bookmarkStart w:id="39" w:name="_Toc228196394"/>
      <w:r>
        <w:t>15. Review request (14 days post move-in)</w:t>
      </w:r>
      <w:bookmarkEnd w:id="38"/>
      <w:bookmarkEnd w:id="39"/>
    </w:p>
    <w:p w:rsidR="00933EA2" w:rsidRDefault="000C0A37">
      <w:pPr>
        <w:pStyle w:val="FirstParagraph"/>
      </w:pPr>
      <w:r>
        <w:t>Applicant gets an email asking for a G</w:t>
      </w:r>
      <w:r>
        <w:t>oogle review + InvestPro internal review. Their showing agent and listing agent get the same prompt independently.</w:t>
      </w:r>
    </w:p>
    <w:p w:rsidR="00933EA2" w:rsidRDefault="000C0A37">
      <w:r>
        <w:pict>
          <v:rect id="_x0000_i1026" style="width:0;height:1.5pt" o:hralign="center" o:hrstd="t" o:hr="t"/>
        </w:pict>
      </w:r>
    </w:p>
    <w:p w:rsidR="00933EA2" w:rsidRDefault="000C0A37">
      <w:pPr>
        <w:pStyle w:val="Heading2"/>
      </w:pPr>
      <w:bookmarkStart w:id="40" w:name="deep-dive-2-the-va-work-queue"/>
      <w:bookmarkStart w:id="41" w:name="_Toc228196395"/>
      <w:r>
        <w:t>Deep-Dive 2: The VA Work Queue</w:t>
      </w:r>
      <w:bookmarkEnd w:id="40"/>
      <w:bookmarkEnd w:id="41"/>
    </w:p>
    <w:p w:rsidR="00933EA2" w:rsidRDefault="000C0A37">
      <w:pPr>
        <w:pStyle w:val="FirstParagraph"/>
      </w:pPr>
      <w:r>
        <w:t>This is what daily life looks like for the application processor (the VA — separate person from Mandy/Compli</w:t>
      </w:r>
      <w:r>
        <w:t>ance).</w:t>
      </w:r>
    </w:p>
    <w:p w:rsidR="00933EA2" w:rsidRDefault="000C0A37">
      <w:pPr>
        <w:pStyle w:val="Heading3"/>
      </w:pPr>
      <w:bookmarkStart w:id="42" w:name="login-dashboard"/>
      <w:bookmarkStart w:id="43" w:name="_Toc228196396"/>
      <w:r>
        <w:t>Login &amp; Dashboard</w:t>
      </w:r>
      <w:bookmarkEnd w:id="42"/>
      <w:bookmarkEnd w:id="43"/>
    </w:p>
    <w:p w:rsidR="00933EA2" w:rsidRDefault="000C0A37">
      <w:pPr>
        <w:pStyle w:val="FirstParagraph"/>
      </w:pPr>
      <w:r>
        <w:t xml:space="preserve">VA goes to </w:t>
      </w:r>
      <w:r>
        <w:rPr>
          <w:rStyle w:val="VerbatimChar"/>
        </w:rPr>
        <w:t>/portal/va/login</w:t>
      </w:r>
      <w:r>
        <w:t xml:space="preserve"> → Supabase auth → lands on </w:t>
      </w:r>
      <w:r>
        <w:rPr>
          <w:rStyle w:val="VerbatimChar"/>
        </w:rPr>
        <w:t>/portal/va/dashboard</w:t>
      </w:r>
      <w:r>
        <w:t>.</w:t>
      </w:r>
    </w:p>
    <w:p w:rsidR="00933EA2" w:rsidRDefault="000C0A37">
      <w:pPr>
        <w:pStyle w:val="BodyText"/>
      </w:pPr>
      <w:r>
        <w:t xml:space="preserve">The dashboard is a </w:t>
      </w:r>
      <w:r>
        <w:rPr>
          <w:b/>
        </w:rPr>
        <w:t>work queue</w:t>
      </w:r>
      <w:r>
        <w:t xml:space="preserve"> organized into columns by application status. Think Kanban-board layout: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95"/>
        <w:gridCol w:w="3936"/>
        <w:gridCol w:w="3745"/>
      </w:tblGrid>
      <w:tr w:rsidR="00933EA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Column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What’s here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What VA does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📥</w:t>
            </w:r>
            <w:r>
              <w:t xml:space="preserve"> Payment confirmed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Apps that just had Accounting confirm payment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Click in → start document review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📑</w:t>
            </w:r>
            <w:r>
              <w:t xml:space="preserve"> Doc review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Apps where VA has started but not finished verifying uploads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Mark each doc verified/missing/issue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📤</w:t>
            </w:r>
            <w:r>
              <w:t xml:space="preserve"> Verifications out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Apps where VOR/VOE/cr</w:t>
            </w:r>
            <w:r>
              <w:t>edit have been sent but not all received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Watch SLA timers; call landlord/employer if stalled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🤖</w:t>
            </w:r>
            <w:r>
              <w:t xml:space="preserve"> AI summary draft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Apps where all verifications are in and AI has drafted summary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Review/edit/finalize summary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✅</w:t>
            </w:r>
            <w:r>
              <w:t xml:space="preserve"> Sent to Broker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Apps awaiting Kenny’s decision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J</w:t>
            </w:r>
            <w:r>
              <w:t>ust informational — no VA action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lastRenderedPageBreak/>
              <w:t>⏰</w:t>
            </w:r>
            <w:r>
              <w:t xml:space="preserve"> Overdue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Anything past SLA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Highlighted in red — escalation</w:t>
            </w:r>
          </w:p>
        </w:tc>
      </w:tr>
    </w:tbl>
    <w:p w:rsidR="00933EA2" w:rsidRDefault="000C0A37">
      <w:pPr>
        <w:pStyle w:val="BodyText"/>
      </w:pPr>
      <w:r>
        <w:t>Above the columns: counters, search by confirmation #/applicant name/property, filter by listing agent.</w:t>
      </w:r>
    </w:p>
    <w:p w:rsidR="00933EA2" w:rsidRDefault="000C0A37">
      <w:pPr>
        <w:pStyle w:val="Heading3"/>
      </w:pPr>
      <w:bookmarkStart w:id="44" w:name="application-detail-page"/>
      <w:bookmarkStart w:id="45" w:name="_Toc228196397"/>
      <w:r>
        <w:t>Application Detail Page</w:t>
      </w:r>
      <w:bookmarkEnd w:id="44"/>
      <w:bookmarkEnd w:id="45"/>
    </w:p>
    <w:p w:rsidR="00933EA2" w:rsidRDefault="000C0A37">
      <w:pPr>
        <w:pStyle w:val="FirstParagraph"/>
      </w:pPr>
      <w:r>
        <w:t xml:space="preserve">VA clicks an application → opens </w:t>
      </w:r>
      <w:r>
        <w:rPr>
          <w:rStyle w:val="VerbatimChar"/>
        </w:rPr>
        <w:t>/portal/va/applications/[id]</w:t>
      </w:r>
      <w:r>
        <w:t>. The page has tabs across the top:</w:t>
      </w:r>
    </w:p>
    <w:p w:rsidR="00933EA2" w:rsidRDefault="000C0A37">
      <w:pPr>
        <w:pStyle w:val="Heading4"/>
      </w:pPr>
      <w:bookmarkStart w:id="46" w:name="tab-1-overview"/>
      <w:r>
        <w:t>Tab 1: Overview</w:t>
      </w:r>
      <w:bookmarkEnd w:id="46"/>
    </w:p>
    <w:p w:rsidR="00933EA2" w:rsidRDefault="000C0A37">
      <w:pPr>
        <w:pStyle w:val="Compact"/>
        <w:numPr>
          <w:ilvl w:val="0"/>
          <w:numId w:val="4"/>
        </w:numPr>
      </w:pPr>
      <w:r>
        <w:t>Applicant photo (from ID upload), name, contact info, role badge (primary/co-app)</w:t>
      </w:r>
    </w:p>
    <w:p w:rsidR="00933EA2" w:rsidRDefault="000C0A37">
      <w:pPr>
        <w:pStyle w:val="Compact"/>
        <w:numPr>
          <w:ilvl w:val="0"/>
          <w:numId w:val="4"/>
        </w:numPr>
      </w:pPr>
      <w:r>
        <w:t>Property card: address, rent, listing agent</w:t>
      </w:r>
    </w:p>
    <w:p w:rsidR="00933EA2" w:rsidRDefault="000C0A37">
      <w:pPr>
        <w:pStyle w:val="Compact"/>
        <w:numPr>
          <w:ilvl w:val="0"/>
          <w:numId w:val="4"/>
        </w:numPr>
      </w:pPr>
      <w:r>
        <w:t>Showing agent card (if any)</w:t>
      </w:r>
    </w:p>
    <w:p w:rsidR="00933EA2" w:rsidRDefault="000C0A37">
      <w:pPr>
        <w:pStyle w:val="Compact"/>
        <w:numPr>
          <w:ilvl w:val="0"/>
          <w:numId w:val="4"/>
        </w:numPr>
      </w:pPr>
      <w:r>
        <w:t>Co-applicants list wit</w:t>
      </w:r>
      <w:r>
        <w:t>h their statuses (linked applications)</w:t>
      </w:r>
    </w:p>
    <w:p w:rsidR="00933EA2" w:rsidRDefault="000C0A37">
      <w:pPr>
        <w:pStyle w:val="Compact"/>
        <w:numPr>
          <w:ilvl w:val="0"/>
          <w:numId w:val="4"/>
        </w:numPr>
      </w:pPr>
      <w:r>
        <w:t>Payment summary (app fee + holding fee, who confirmed, when)</w:t>
      </w:r>
    </w:p>
    <w:p w:rsidR="00933EA2" w:rsidRDefault="000C0A37">
      <w:pPr>
        <w:pStyle w:val="Compact"/>
        <w:numPr>
          <w:ilvl w:val="0"/>
          <w:numId w:val="4"/>
        </w:numPr>
      </w:pPr>
      <w:r>
        <w:t>Big status banner across top</w:t>
      </w:r>
    </w:p>
    <w:p w:rsidR="00933EA2" w:rsidRDefault="000C0A37">
      <w:pPr>
        <w:pStyle w:val="Compact"/>
        <w:numPr>
          <w:ilvl w:val="0"/>
          <w:numId w:val="4"/>
        </w:numPr>
      </w:pPr>
      <w:r>
        <w:t>Audit-log sidebar showing every event in chronological order</w:t>
      </w:r>
    </w:p>
    <w:p w:rsidR="00933EA2" w:rsidRDefault="000C0A37">
      <w:pPr>
        <w:pStyle w:val="Heading4"/>
      </w:pPr>
      <w:bookmarkStart w:id="47" w:name="tab-2-documents"/>
      <w:r>
        <w:t>Tab 2: Documents</w:t>
      </w:r>
      <w:bookmarkEnd w:id="47"/>
    </w:p>
    <w:p w:rsidR="00933EA2" w:rsidRDefault="000C0A37">
      <w:pPr>
        <w:pStyle w:val="FirstParagraph"/>
      </w:pPr>
      <w:r>
        <w:t xml:space="preserve">Each required doc (ID, paystubs, bank stmts, pet </w:t>
      </w:r>
      <w:r>
        <w:t>docs) appears as a row: - Thumbnail preview - Filename, size, upload date - Three status pills: ✅ Verified · ⚠</w:t>
      </w:r>
      <w:r>
        <w:t>️</w:t>
      </w:r>
      <w:r>
        <w:t xml:space="preserve"> Issue · ❌ Missing - “Add note” textarea (e.g., “Paystub is from gig work — flagging for VA’s discretion”) - “Request re-upload” button — sends t</w:t>
      </w:r>
      <w:r>
        <w:t>emplated email to applicant</w:t>
      </w:r>
    </w:p>
    <w:p w:rsidR="00933EA2" w:rsidRDefault="000C0A37">
      <w:pPr>
        <w:pStyle w:val="BodyText"/>
      </w:pPr>
      <w:r>
        <w:t xml:space="preserve">When all required docs marked ✅, status auto-advances to </w:t>
      </w:r>
      <w:r>
        <w:rPr>
          <w:rStyle w:val="VerbatimChar"/>
        </w:rPr>
        <w:t>screening_in_progress</w:t>
      </w:r>
      <w:r>
        <w:t>.</w:t>
      </w:r>
    </w:p>
    <w:p w:rsidR="00933EA2" w:rsidRDefault="000C0A37">
      <w:pPr>
        <w:pStyle w:val="Heading4"/>
      </w:pPr>
      <w:bookmarkStart w:id="48" w:name="tab-3-verifications"/>
      <w:r>
        <w:t>Tab 3: Verifications</w:t>
      </w:r>
      <w:bookmarkEnd w:id="48"/>
    </w:p>
    <w:p w:rsidR="00933EA2" w:rsidRDefault="000C0A37">
      <w:pPr>
        <w:pStyle w:val="FirstParagraph"/>
      </w:pPr>
      <w:r>
        <w:t>For each verification type (Current VOR · Prior VOR · Current VOE · Prior VOE · Credit · Background · Pet Screening): - Recipie</w:t>
      </w:r>
      <w:r>
        <w:t xml:space="preserve">nt (auto-filled from application data: e.g., current landlord’s email + phone) - Status: not_sent · sent · reminded · received · failed - Big button: </w:t>
      </w:r>
      <w:r>
        <w:rPr>
          <w:b/>
        </w:rPr>
        <w:t>Send VOR to current landlord</w:t>
      </w:r>
      <w:r>
        <w:t xml:space="preserve"> - Click → confirmation modal showing the templated email + form attached - Se</w:t>
      </w:r>
      <w:r>
        <w:t>nd → email goes via Resend, signed e-form attached (Phase 3 with Dropbox Sign; Phase 1 = downloadable PDF link) - SLA timer: “Sent 26 hours ago — 22 hours until reminder auto-sends” - “Log a phone call” button: - Modal: who called, who they spoke with, out</w:t>
      </w:r>
      <w:r>
        <w:t xml:space="preserve">come (left voicemail · spoke · refused · no answer), notes textarea - Saves to </w:t>
      </w:r>
      <w:r>
        <w:rPr>
          <w:rStyle w:val="VerbatimChar"/>
        </w:rPr>
        <w:t>communications</w:t>
      </w:r>
      <w:r>
        <w:t xml:space="preserve"> table; visible in audit log</w:t>
      </w:r>
    </w:p>
    <w:p w:rsidR="00933EA2" w:rsidRDefault="000C0A37">
      <w:pPr>
        <w:pStyle w:val="BodyText"/>
      </w:pPr>
      <w:r>
        <w:t xml:space="preserve">When verification comes back (manual upload or webhook): - VA reviews the response - </w:t>
      </w:r>
      <w:r>
        <w:rPr>
          <w:b/>
        </w:rPr>
        <w:t>AI auto-extract</w:t>
      </w:r>
      <w:r>
        <w:t xml:space="preserve"> runs on the form: - “Did tenant p</w:t>
      </w:r>
      <w:r>
        <w:t>ay rent on time? Yes/No” - “Would you re-rent? Yes/No” - “Lease length confirmed?” - For VOE: “Income matches? Salary $</w:t>
      </w:r>
      <w:r>
        <w:rPr>
          <w:b/>
          <w:i/>
        </w:rPr>
        <w:t xml:space="preserve">? Length of employment </w:t>
      </w:r>
      <w:r>
        <w:t>?” - VA can edit the extracted summary; click “Mark verified.”</w:t>
      </w:r>
    </w:p>
    <w:p w:rsidR="00933EA2" w:rsidRDefault="000C0A37">
      <w:pPr>
        <w:pStyle w:val="Heading4"/>
      </w:pPr>
      <w:bookmarkStart w:id="49" w:name="tab-4-credit-background"/>
      <w:r>
        <w:lastRenderedPageBreak/>
        <w:t>Tab 4: Credit &amp; Background</w:t>
      </w:r>
      <w:bookmarkEnd w:id="49"/>
    </w:p>
    <w:p w:rsidR="00933EA2" w:rsidRDefault="000C0A37">
      <w:pPr>
        <w:pStyle w:val="FirstParagraph"/>
      </w:pPr>
      <w:r>
        <w:t xml:space="preserve">Big button: </w:t>
      </w:r>
      <w:r>
        <w:rPr>
          <w:b/>
        </w:rPr>
        <w:t>Run credit check via SmartMove</w:t>
      </w:r>
      <w:r>
        <w:t xml:space="preserve"> OR </w:t>
      </w:r>
      <w:r>
        <w:rPr>
          <w:b/>
        </w:rPr>
        <w:t>Send RentSpree link</w:t>
      </w:r>
      <w:r>
        <w:t xml:space="preserve"> OR </w:t>
      </w:r>
      <w:r>
        <w:rPr>
          <w:b/>
        </w:rPr>
        <w:t>Upload manual report</w:t>
      </w:r>
      <w:r>
        <w:t>.</w:t>
      </w:r>
    </w:p>
    <w:p w:rsidR="00933EA2" w:rsidRDefault="000C0A37">
      <w:pPr>
        <w:pStyle w:val="BodyText"/>
      </w:pPr>
      <w:r>
        <w:t>Why all 3 options: per Kenny’s request, VA picks per applicant based on cost, applicant comfort, or client preference.</w:t>
      </w:r>
    </w:p>
    <w:p w:rsidR="00933EA2" w:rsidRDefault="000C0A37">
      <w:pPr>
        <w:pStyle w:val="BodyText"/>
      </w:pPr>
      <w:r>
        <w:t>After the report comes back: - Score, derogatory items, ev</w:t>
      </w:r>
      <w:r>
        <w:t>iction history, public records - AI generates plain-English summary alongside raw report</w:t>
      </w:r>
    </w:p>
    <w:p w:rsidR="00933EA2" w:rsidRDefault="000C0A37">
      <w:pPr>
        <w:pStyle w:val="Heading4"/>
      </w:pPr>
      <w:bookmarkStart w:id="50" w:name="tab-5-screening-summary"/>
      <w:r>
        <w:t>Tab 5: Screening Summary</w:t>
      </w:r>
      <w:bookmarkEnd w:id="50"/>
    </w:p>
    <w:p w:rsidR="00933EA2" w:rsidRDefault="000C0A37">
      <w:pPr>
        <w:pStyle w:val="FirstParagraph"/>
      </w:pPr>
      <w:r>
        <w:t xml:space="preserve">Shows the AI-drafted </w:t>
      </w:r>
      <w:r>
        <w:rPr>
          <w:b/>
        </w:rPr>
        <w:t>Screening Summary Report</w:t>
      </w:r>
      <w:r>
        <w:t xml:space="preserve"> assembled from all verifications + credit + background + pet screening.</w:t>
      </w:r>
    </w:p>
    <w:p w:rsidR="00933EA2" w:rsidRDefault="000C0A37">
      <w:pPr>
        <w:pStyle w:val="BodyText"/>
      </w:pPr>
      <w:r>
        <w:t>Format mirrors what Kenn</w:t>
      </w:r>
      <w:r>
        <w:t>y uses today: - Summary paragraph (income vs. rent, residency stability, credit highlight) - Recommendation: Approve · Approve with Conditions · Deny - Green/yellow/red flags grid (income met? credit ≥ X? VOR clean? etc.)</w:t>
      </w:r>
    </w:p>
    <w:p w:rsidR="00933EA2" w:rsidRDefault="000C0A37">
      <w:pPr>
        <w:pStyle w:val="BodyText"/>
      </w:pPr>
      <w:r>
        <w:t xml:space="preserve">VA can edit any field. Click </w:t>
      </w:r>
      <w:r>
        <w:rPr>
          <w:b/>
        </w:rPr>
        <w:t>Submi</w:t>
      </w:r>
      <w:r>
        <w:rPr>
          <w:b/>
        </w:rPr>
        <w:t>t to Broker</w:t>
      </w:r>
      <w:r>
        <w:t xml:space="preserve"> → status → </w:t>
      </w:r>
      <w:r>
        <w:rPr>
          <w:rStyle w:val="VerbatimChar"/>
        </w:rPr>
        <w:t>broker_review</w:t>
      </w:r>
      <w:r>
        <w:t>, Kenny gets notified.</w:t>
      </w:r>
    </w:p>
    <w:p w:rsidR="00933EA2" w:rsidRDefault="000C0A37">
      <w:pPr>
        <w:pStyle w:val="Heading4"/>
      </w:pPr>
      <w:bookmarkStart w:id="51" w:name="tab-6-communications-log"/>
      <w:r>
        <w:t>Tab 6: Communications Log</w:t>
      </w:r>
      <w:bookmarkEnd w:id="51"/>
    </w:p>
    <w:p w:rsidR="00933EA2" w:rsidRDefault="000C0A37">
      <w:pPr>
        <w:pStyle w:val="FirstParagraph"/>
      </w:pPr>
      <w:r>
        <w:t xml:space="preserve">Every email, SMS, and logged phone call for this application, threaded: - Outbound and inbound - Email replies auto-thread by </w:t>
      </w:r>
      <w:r>
        <w:rPr>
          <w:rStyle w:val="VerbatimChar"/>
        </w:rPr>
        <w:t>In-Reply-To</w:t>
      </w:r>
      <w:r>
        <w:t xml:space="preserve"> header - VA can hit “Reply” to re</w:t>
      </w:r>
      <w:r>
        <w:t>ply directly from the app (sends through Resend)</w:t>
      </w:r>
    </w:p>
    <w:p w:rsidR="00933EA2" w:rsidRDefault="000C0A37">
      <w:pPr>
        <w:pStyle w:val="BodyText"/>
      </w:pPr>
      <w:r>
        <w:t>This is the audit trail. Every send is logged with timestamp, sender, recipient, template used.</w:t>
      </w:r>
    </w:p>
    <w:p w:rsidR="00933EA2" w:rsidRDefault="000C0A37">
      <w:pPr>
        <w:pStyle w:val="Heading3"/>
      </w:pPr>
      <w:bookmarkStart w:id="52" w:name="a-typical-va-day-illustrative"/>
      <w:bookmarkStart w:id="53" w:name="_Toc228196398"/>
      <w:r>
        <w:t>A Typical VA Day (illustrative)</w:t>
      </w:r>
      <w:bookmarkEnd w:id="52"/>
      <w:bookmarkEnd w:id="53"/>
    </w:p>
    <w:p w:rsidR="00933EA2" w:rsidRDefault="000C0A37">
      <w:pPr>
        <w:pStyle w:val="FirstParagraph"/>
      </w:pPr>
      <w:r>
        <w:t xml:space="preserve">8:00 — VA logs in. Dashboard shows: - 3 apps in </w:t>
      </w:r>
      <w:r>
        <w:rPr>
          <w:rStyle w:val="VerbatimChar"/>
        </w:rPr>
        <w:t>payment_confirmed</w:t>
      </w:r>
      <w:r>
        <w:t xml:space="preserve"> (Accounting c</w:t>
      </w:r>
      <w:r>
        <w:t xml:space="preserve">onfirmed overnight) - 5 apps in </w:t>
      </w:r>
      <w:r>
        <w:rPr>
          <w:rStyle w:val="VerbatimChar"/>
        </w:rPr>
        <w:t>verifications_out</w:t>
      </w:r>
      <w:r>
        <w:t xml:space="preserve"> with SLA timers - 2 apps in </w:t>
      </w:r>
      <w:r>
        <w:rPr>
          <w:rStyle w:val="VerbatimChar"/>
        </w:rPr>
        <w:t>summary_draft</w:t>
      </w:r>
      <w:r>
        <w:t xml:space="preserve"> ready to finalize - 1 app in </w:t>
      </w:r>
      <w:r>
        <w:rPr>
          <w:rStyle w:val="VerbatimChar"/>
        </w:rPr>
        <w:t>overdue</w:t>
      </w:r>
      <w:r>
        <w:t xml:space="preserve"> — VOR not received in 48 hours</w:t>
      </w:r>
    </w:p>
    <w:p w:rsidR="00933EA2" w:rsidRDefault="000C0A37">
      <w:pPr>
        <w:pStyle w:val="BodyText"/>
      </w:pPr>
      <w:r>
        <w:t>8:05 — Opens overdue app. Clicks “Log call to landlord” → calls → talks to landlord → fills in f</w:t>
      </w:r>
      <w:r>
        <w:t>orm: “Spoke. Said tenant paid rent on time, no issues, would re-rent.” Marks verification as received with manual notes. AI drafts a summary line for the screening report.</w:t>
      </w:r>
    </w:p>
    <w:p w:rsidR="00933EA2" w:rsidRDefault="000C0A37">
      <w:pPr>
        <w:pStyle w:val="BodyText"/>
      </w:pPr>
      <w:r>
        <w:t xml:space="preserve">8:30 — Goes to </w:t>
      </w:r>
      <w:r>
        <w:rPr>
          <w:rStyle w:val="VerbatimChar"/>
        </w:rPr>
        <w:t>payment_confirmed</w:t>
      </w:r>
      <w:r>
        <w:t xml:space="preserve"> column. Opens first new app. Reviews 6 uploaded doc</w:t>
      </w:r>
      <w:r>
        <w:t>s in Documents tab. Marks 5 ✅. One paystub is illegible — clicks “Request re-upload” with note. Status stays in doc review until applicant re-uploads.</w:t>
      </w:r>
    </w:p>
    <w:p w:rsidR="00933EA2" w:rsidRDefault="000C0A37">
      <w:pPr>
        <w:pStyle w:val="BodyText"/>
      </w:pPr>
      <w:r>
        <w:t xml:space="preserve">9:00 — Goes to </w:t>
      </w:r>
      <w:r>
        <w:rPr>
          <w:rStyle w:val="VerbatimChar"/>
        </w:rPr>
        <w:t>summary_draft</w:t>
      </w:r>
      <w:r>
        <w:t xml:space="preserve"> column. Reviews AI summary, tweaks language, checks all fields. Clicks Submi</w:t>
      </w:r>
      <w:r>
        <w:t>t to Broker. Notification fires to Kenny.</w:t>
      </w:r>
    </w:p>
    <w:p w:rsidR="00933EA2" w:rsidRDefault="000C0A37">
      <w:pPr>
        <w:pStyle w:val="BodyText"/>
      </w:pPr>
      <w:r>
        <w:t>10:00 — Verifies new VOE that came in. AI extracted: “Salary $5,200/mo, employed 3.5 years.” VA confirms, marks verified.</w:t>
      </w:r>
    </w:p>
    <w:p w:rsidR="00933EA2" w:rsidRDefault="000C0A37">
      <w:pPr>
        <w:pStyle w:val="BodyText"/>
      </w:pPr>
      <w:r>
        <w:lastRenderedPageBreak/>
        <w:t>…and so on. The platform turns “I have 30 emails to chase” into “I have 4 things to do today</w:t>
      </w:r>
      <w:r>
        <w:t>, sorted by urgency.”</w:t>
      </w:r>
    </w:p>
    <w:p w:rsidR="00933EA2" w:rsidRDefault="000C0A37">
      <w:r>
        <w:pict>
          <v:rect id="_x0000_i1027" style="width:0;height:1.5pt" o:hralign="center" o:hrstd="t" o:hr="t"/>
        </w:pict>
      </w:r>
    </w:p>
    <w:p w:rsidR="00933EA2" w:rsidRDefault="000C0A37">
      <w:pPr>
        <w:pStyle w:val="Heading2"/>
      </w:pPr>
      <w:bookmarkStart w:id="54" w:name="X08c392f846d5334b9ba4b5def9bbeec71891b94"/>
      <w:bookmarkStart w:id="55" w:name="_Toc228196399"/>
      <w:r>
        <w:t>Deep-Dive 3: Notification &amp; Communication Rules</w:t>
      </w:r>
      <w:bookmarkEnd w:id="54"/>
      <w:bookmarkEnd w:id="55"/>
    </w:p>
    <w:p w:rsidR="00933EA2" w:rsidRDefault="000C0A37">
      <w:pPr>
        <w:pStyle w:val="FirstParagraph"/>
      </w:pPr>
      <w:r>
        <w:t>How the platform talks to people. The rules come from Master P&amp;P Manual Ch. 39 (Email Standards) — they’re enforceable in code so they can’t be skipped.</w:t>
      </w:r>
    </w:p>
    <w:p w:rsidR="00933EA2" w:rsidRDefault="000C0A37">
      <w:pPr>
        <w:pStyle w:val="Heading3"/>
      </w:pPr>
      <w:bookmarkStart w:id="56" w:name="channel-rules"/>
      <w:bookmarkStart w:id="57" w:name="_Toc228196400"/>
      <w:r>
        <w:t>Channel rules</w:t>
      </w:r>
      <w:bookmarkEnd w:id="56"/>
      <w:bookmarkEnd w:id="5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31"/>
        <w:gridCol w:w="2112"/>
        <w:gridCol w:w="4733"/>
      </w:tblGrid>
      <w:tr w:rsidR="00933EA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Recipient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Default</w:t>
            </w:r>
            <w:r>
              <w:t xml:space="preserve"> channel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Optional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Applicant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SMS opt-in at registration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Tenant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SMS opt-in at lease signing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None (no SMS for owners — phone calls instead per Master P&amp;P Manual Ch. 24.3)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Agents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SMS opt-in at agent registration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VA / Accounting / Broker / Compliance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Email + in-app notification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None</w:t>
            </w:r>
          </w:p>
        </w:tc>
      </w:tr>
    </w:tbl>
    <w:p w:rsidR="00933EA2" w:rsidRDefault="000C0A37">
      <w:pPr>
        <w:pStyle w:val="Heading3"/>
      </w:pPr>
      <w:bookmarkStart w:id="58" w:name="X95ea748102c4aacc2b02ba4a4009aefbf05cb4d"/>
      <w:bookmarkStart w:id="59" w:name="_Toc228196401"/>
      <w:r>
        <w:t>Hard rules from the manual (enforced in code)</w:t>
      </w:r>
      <w:bookmarkEnd w:id="58"/>
      <w:bookmarkEnd w:id="59"/>
    </w:p>
    <w:p w:rsidR="00933EA2" w:rsidRDefault="000C0A37">
      <w:pPr>
        <w:pStyle w:val="Compact"/>
        <w:numPr>
          <w:ilvl w:val="0"/>
          <w:numId w:val="5"/>
        </w:numPr>
      </w:pPr>
      <w:r>
        <w:rPr>
          <w:b/>
        </w:rPr>
        <w:t>Tenant emails BCC Savan + Jeff + Mandy</w:t>
      </w:r>
      <w:r>
        <w:t xml:space="preserve"> — every outbound email to a tenant gets these BCCs added by the send service. Cannot be skipped.</w:t>
      </w:r>
    </w:p>
    <w:p w:rsidR="00933EA2" w:rsidRDefault="000C0A37">
      <w:pPr>
        <w:pStyle w:val="Compact"/>
        <w:numPr>
          <w:ilvl w:val="0"/>
          <w:numId w:val="5"/>
        </w:numPr>
      </w:pPr>
      <w:r>
        <w:rPr>
          <w:b/>
        </w:rPr>
        <w:t>Owner emails CC Accounting</w:t>
      </w:r>
      <w:r>
        <w:t xml:space="preserve"> — every outbound email to an owner CCs accounting@investprorealty.net. Cannot be skipped.</w:t>
      </w:r>
    </w:p>
    <w:p w:rsidR="00933EA2" w:rsidRDefault="000C0A37">
      <w:pPr>
        <w:pStyle w:val="Compact"/>
        <w:numPr>
          <w:ilvl w:val="0"/>
          <w:numId w:val="5"/>
        </w:numPr>
      </w:pPr>
      <w:r>
        <w:rPr>
          <w:b/>
        </w:rPr>
        <w:t>Never tenant + owner on the same email</w:t>
      </w:r>
      <w:r>
        <w:t xml:space="preserve"> — the send service rejects any send that has both a tenant and owner in to/cc/bcc.</w:t>
      </w:r>
    </w:p>
    <w:p w:rsidR="00933EA2" w:rsidRDefault="000C0A37">
      <w:pPr>
        <w:pStyle w:val="Compact"/>
        <w:numPr>
          <w:ilvl w:val="0"/>
          <w:numId w:val="5"/>
        </w:numPr>
      </w:pPr>
      <w:r>
        <w:rPr>
          <w:b/>
        </w:rPr>
        <w:t>Email subject con</w:t>
      </w:r>
      <w:r>
        <w:rPr>
          <w:b/>
        </w:rPr>
        <w:t>vention:</w:t>
      </w:r>
      <w:r>
        <w:t xml:space="preserve"> </w:t>
      </w:r>
      <w:r>
        <w:rPr>
          <w:rStyle w:val="VerbatimChar"/>
        </w:rPr>
        <w:t>[Property Address] – [Keyword]</w:t>
      </w:r>
      <w:r>
        <w:t xml:space="preserve"> (e.g., </w:t>
      </w:r>
      <w:r>
        <w:rPr>
          <w:rStyle w:val="VerbatimChar"/>
        </w:rPr>
        <w:t>3601 W Sahara #207 – Application Received</w:t>
      </w:r>
      <w:r>
        <w:t>). Templates enforce this format.</w:t>
      </w:r>
    </w:p>
    <w:p w:rsidR="00933EA2" w:rsidRDefault="000C0A37">
      <w:pPr>
        <w:pStyle w:val="Heading3"/>
      </w:pPr>
      <w:bookmarkStart w:id="60" w:name="X0db83e207c5e66e57eb8979253e72de913fd852"/>
      <w:bookmarkStart w:id="61" w:name="_Toc228196402"/>
      <w:r>
        <w:t>Per-event detail (full notification matrix)</w:t>
      </w:r>
      <w:bookmarkEnd w:id="60"/>
      <w:bookmarkEnd w:id="61"/>
    </w:p>
    <w:tbl>
      <w:tblPr>
        <w:tblStyle w:val="Table"/>
        <w:tblW w:w="4999" w:type="pct"/>
        <w:tblLook w:val="07E0" w:firstRow="1" w:lastRow="1" w:firstColumn="1" w:lastColumn="1" w:noHBand="1" w:noVBand="1"/>
      </w:tblPr>
      <w:tblGrid>
        <w:gridCol w:w="1129"/>
        <w:gridCol w:w="1267"/>
        <w:gridCol w:w="1052"/>
        <w:gridCol w:w="1000"/>
        <w:gridCol w:w="762"/>
        <w:gridCol w:w="1108"/>
        <w:gridCol w:w="895"/>
        <w:gridCol w:w="1206"/>
        <w:gridCol w:w="1157"/>
      </w:tblGrid>
      <w:tr w:rsidR="00933EA2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</w:pPr>
            <w:r>
              <w:t>Event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Applicant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Showing Agent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Listing Agent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VA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Accounting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Broker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Owner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933EA2" w:rsidRDefault="000C0A37">
            <w:pPr>
              <w:pStyle w:val="Compact"/>
              <w:jc w:val="center"/>
            </w:pPr>
            <w:r>
              <w:t>Tenant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Application submitted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Confirmation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App on referral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App on listing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Queue alert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Payment to confirm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Payment confirmed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Now in review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Doc review task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App received (no PII)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All docs verified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Screening </w:t>
            </w:r>
            <w:r>
              <w:lastRenderedPageBreak/>
              <w:t>underway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lastRenderedPageBreak/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VOR received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Result in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VOE received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Result in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Credit returned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Result in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Summary submitted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Decision needed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rPr>
                <w:b/>
              </w:rPr>
              <w:t>Approved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Term sheet incoming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Approved!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Approved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Recommend approve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rPr>
                <w:b/>
              </w:rPr>
              <w:t>Denied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📜</w:t>
            </w:r>
            <w:r>
              <w:t xml:space="preserve"> FCRA letter (3 biz days)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Update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Update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Recommend deny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Term sheet sent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Review (3 biz days)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Term sent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Term sent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Term accepted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Lease drafting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Accepted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Accepted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Draft lease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FYI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Accepted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Term countered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Counter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Review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Term rejected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Declined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Declined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Declined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Lease signing scheduled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📅</w:t>
            </w:r>
            <w:r>
              <w:t xml:space="preserve"> Invite + 24h reminder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FYI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FYI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Orientation scheduled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📅</w:t>
            </w:r>
            <w:r>
              <w:t xml:space="preserve"> Invite + 24h reminder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rPr>
                <w:b/>
              </w:rPr>
              <w:lastRenderedPageBreak/>
              <w:t>Lease fully signed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Welcome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</w:t>
            </w:r>
            <w:r>
              <w:t>🎉</w:t>
            </w:r>
            <w:r>
              <w:t xml:space="preserve"> Thank you + 1099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</w:t>
            </w:r>
            <w:r>
              <w:t>🎉</w:t>
            </w:r>
            <w:r>
              <w:t xml:space="preserve"> Thank you + 1099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Set up billing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Lease copy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Welcome + portal</w:t>
            </w:r>
          </w:p>
        </w:tc>
      </w:tr>
      <w:tr w:rsidR="00933EA2">
        <w:tc>
          <w:tcPr>
            <w:tcW w:w="0" w:type="auto"/>
          </w:tcPr>
          <w:p w:rsidR="00933EA2" w:rsidRDefault="000C0A37">
            <w:pPr>
              <w:pStyle w:val="Compact"/>
            </w:pPr>
            <w:r>
              <w:t>Move-in complete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Review request (14 days)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Review request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Review request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:rsidR="00933EA2" w:rsidRDefault="000C0A37">
            <w:pPr>
              <w:pStyle w:val="Compact"/>
              <w:jc w:val="center"/>
            </w:pPr>
            <w:r>
              <w:t>✉</w:t>
            </w:r>
            <w:r>
              <w:t>️</w:t>
            </w:r>
            <w:r>
              <w:t xml:space="preserve"> Onboarding tips</w:t>
            </w:r>
          </w:p>
        </w:tc>
      </w:tr>
    </w:tbl>
    <w:p w:rsidR="00933EA2" w:rsidRDefault="000C0A37">
      <w:pPr>
        <w:pStyle w:val="Heading3"/>
      </w:pPr>
      <w:bookmarkStart w:id="62" w:name="sample-email-templates"/>
      <w:bookmarkStart w:id="63" w:name="_Toc228196403"/>
      <w:r>
        <w:t>Sample email templates</w:t>
      </w:r>
      <w:bookmarkEnd w:id="62"/>
      <w:bookmarkEnd w:id="63"/>
    </w:p>
    <w:p w:rsidR="00933EA2" w:rsidRDefault="000C0A37">
      <w:pPr>
        <w:pStyle w:val="FirstParagraph"/>
      </w:pPr>
      <w:r>
        <w:t xml:space="preserve">These would live in the </w:t>
      </w:r>
      <w:r>
        <w:rPr>
          <w:rStyle w:val="VerbatimChar"/>
        </w:rPr>
        <w:t>email_templates</w:t>
      </w:r>
      <w:r>
        <w:t xml:space="preserve"> table, editable by Kenny via </w:t>
      </w:r>
      <w:r>
        <w:rPr>
          <w:rStyle w:val="VerbatimChar"/>
        </w:rPr>
        <w:t>/portal/broker/templates</w:t>
      </w:r>
      <w:r>
        <w:t>. Versioned, so changes don’t retroactively alter past sends.</w:t>
      </w:r>
    </w:p>
    <w:p w:rsidR="00933EA2" w:rsidRDefault="000C0A37">
      <w:pPr>
        <w:pStyle w:val="Heading4"/>
      </w:pPr>
      <w:bookmarkStart w:id="64" w:name="template-application-received-applicant"/>
      <w:r>
        <w:t>Template: Application Received → Applicant</w:t>
      </w:r>
      <w:bookmarkEnd w:id="64"/>
    </w:p>
    <w:p w:rsidR="00933EA2" w:rsidRDefault="000C0A37">
      <w:pPr>
        <w:pStyle w:val="FirstParagraph"/>
      </w:pPr>
      <w:r>
        <w:t>``` Subject: {{property_address}} –</w:t>
      </w:r>
      <w:r>
        <w:t xml:space="preserve"> Application Received</w:t>
      </w:r>
    </w:p>
    <w:p w:rsidR="00933EA2" w:rsidRDefault="000C0A37">
      <w:pPr>
        <w:pStyle w:val="BodyText"/>
      </w:pPr>
      <w:r>
        <w:t>Hi {{applicant_first_name}},</w:t>
      </w:r>
    </w:p>
    <w:p w:rsidR="00933EA2" w:rsidRDefault="000C0A37">
      <w:pPr>
        <w:pStyle w:val="BodyText"/>
      </w:pPr>
      <w:r>
        <w:t>We’ve received your application for {{property_address}}. Your confirmation number is {{confir</w:t>
      </w:r>
    </w:p>
    <w:sectPr w:rsidR="00933EA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A37" w:rsidRDefault="000C0A37">
      <w:pPr>
        <w:spacing w:after="0"/>
      </w:pPr>
      <w:r>
        <w:separator/>
      </w:r>
    </w:p>
  </w:endnote>
  <w:endnote w:type="continuationSeparator" w:id="0">
    <w:p w:rsidR="000C0A37" w:rsidRDefault="000C0A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A37" w:rsidRDefault="000C0A37">
      <w:r>
        <w:separator/>
      </w:r>
    </w:p>
  </w:footnote>
  <w:footnote w:type="continuationSeparator" w:id="0">
    <w:p w:rsidR="000C0A37" w:rsidRDefault="000C0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0A38673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23CDF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93C829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ncy3392@gmail.com">
    <w15:presenceInfo w15:providerId="None" w15:userId="vincy3392@gmail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0C0A37"/>
    <w:rsid w:val="004E29B3"/>
    <w:rsid w:val="00590D07"/>
    <w:rsid w:val="006579C8"/>
    <w:rsid w:val="00784D58"/>
    <w:rsid w:val="008D6863"/>
    <w:rsid w:val="00933EA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B31D72-B525-42A6-8A6A-D22EE424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579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79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579C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3379</Words>
  <Characters>19263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vincy3392@gmail.com</dc:creator>
  <cp:keywords/>
  <cp:lastModifiedBy>vincy3392@gmail.com</cp:lastModifiedBy>
  <cp:revision>2</cp:revision>
  <dcterms:created xsi:type="dcterms:W3CDTF">2026-04-27T22:38:00Z</dcterms:created>
  <dcterms:modified xsi:type="dcterms:W3CDTF">2026-04-27T22:38:00Z</dcterms:modified>
</cp:coreProperties>
</file>